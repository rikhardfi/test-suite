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67BD9" w14:textId="636BB8CC" w:rsidR="00870B45" w:rsidRDefault="00000000">
      <w:pPr>
        <w:spacing w:after="40"/>
      </w:pPr>
      <w:proofErr w:type="spellStart"/>
      <w:r>
        <w:rPr>
          <w:b/>
          <w:color w:val="1A3E6E"/>
          <w:sz w:val="40"/>
        </w:rPr>
        <w:t>testday</w:t>
      </w:r>
      <w:proofErr w:type="spellEnd"/>
      <w:r>
        <w:rPr>
          <w:b/>
          <w:color w:val="1A3E6E"/>
          <w:sz w:val="40"/>
        </w:rPr>
        <w:t>: 75 improvements borrowed from other applications</w:t>
      </w:r>
    </w:p>
    <w:p w14:paraId="02FA1CF6" w14:textId="77777777" w:rsidR="00870B45" w:rsidRDefault="00000000">
      <w:pPr>
        <w:spacing w:after="280"/>
      </w:pPr>
      <w:r>
        <w:rPr>
          <w:i/>
        </w:rPr>
        <w:t>13 August 2026. Prepared for review and mark-up. Nothing in the codebase has been changed.</w:t>
      </w:r>
    </w:p>
    <w:p w14:paraId="5035B6C6" w14:textId="77777777" w:rsidR="00870B45" w:rsidRDefault="00000000">
      <w:pPr>
        <w:pStyle w:val="Otsikko1"/>
      </w:pPr>
      <w:r>
        <w:t>What this is</w:t>
      </w:r>
    </w:p>
    <w:p w14:paraId="37B1A69F" w14:textId="77777777" w:rsidR="00870B45" w:rsidRDefault="00000000">
      <w:r>
        <w:t>A survey of what other software does well, read against what testday already does, and turned into 75 concrete proposals. The sources are four families of application: endurance training platforms (Wahoo SYSTM and The Sufferfest, TrainerRoad, Zwift, Xert), clinical and laboratory ergometry software (COSMED Omnia, Lode Ergometry Manager, PerfPRO Studio, and the German lactate packages WinLactat and Ergonizer), analysis platforms (GoldenCheetah, WKO5, intervals.icu, INSCYD), and the device and measurement world around them (Moxy, EKF and Biosen lactate analysers, Kubios, dual power recording practice). Where a borrowed idea rests on a vendor claim rather than on evidence, the entry says so.</w:t>
      </w:r>
    </w:p>
    <w:p w14:paraId="3551E054" w14:textId="77777777" w:rsidR="00870B45" w:rsidRDefault="00000000">
      <w:r>
        <w:t>This document is a decision aid. Mark the table in the final section, or mark the decision line under each entry, and implementation follows from that. It deliberately does not rank the 75 into a plan; the ordering within each section is thematic, not a priority.</w:t>
      </w:r>
    </w:p>
    <w:p w14:paraId="2117C3B2" w14:textId="77777777" w:rsidR="00870B45" w:rsidRDefault="00000000">
      <w:pPr>
        <w:pStyle w:val="Otsikko1"/>
      </w:pPr>
      <w:r>
        <w:t>The filter that was applied</w:t>
      </w:r>
    </w:p>
    <w:p w14:paraId="27BB3A97" w14:textId="77777777" w:rsidR="00870B45" w:rsidRDefault="00000000">
      <w:r>
        <w:t>Every entry here can be built offline, locally, with essentially no new runtime dependency. That is a hard filter, applied on purpose: the property that makes this application usable on a test morning is that it makes no network requests at all and cannot hang on somebody else’s infrastructure. Ideas that fail the filter are not silently dropped. Six of them are described in the appendix, with what they do and why they were refused, so that the refusal is a decision rather than an omission.</w:t>
      </w:r>
    </w:p>
    <w:p w14:paraId="54C36BCD" w14:textId="77777777" w:rsidR="00870B45" w:rsidRDefault="00000000">
      <w:r>
        <w:t>Two further constraints were applied, both drawn from the way this codebase is already written. A missing value is not a zero, so nothing here proposes filling a gap with an assumption. And a number that cannot stand behind itself says so, which is why several entries are as much about what the software should refuse to display as about what it should add.</w:t>
      </w:r>
    </w:p>
    <w:p w14:paraId="680B731C" w14:textId="77777777" w:rsidR="00870B45" w:rsidRDefault="00000000">
      <w:pPr>
        <w:pStyle w:val="Otsikko1"/>
      </w:pPr>
      <w:r>
        <w:t>How to read an entry</w:t>
      </w:r>
    </w:p>
    <w:p w14:paraId="1A4BD8A2" w14:textId="77777777" w:rsidR="00870B45" w:rsidRDefault="00000000">
      <w:r>
        <w:t>Each entry names the application it was taken from, what that application does with it, why it matters in a laboratory rather than in a living room, and a concrete proposal. Below that: the files it would touch, an effort estimate (S is under a day, M is a few days, L is a week or more of careful work) and the risk of building it. Risk here means risk to the two non-negotiables in tasks/todo.md, that no recorded data may be lost and that the application must stay up for the whole session, not implementation difficulty.</w:t>
      </w:r>
    </w:p>
    <w:p w14:paraId="6AC2820F" w14:textId="77777777" w:rsidR="00870B45" w:rsidRDefault="00000000">
      <w:pPr>
        <w:pStyle w:val="Otsikko1"/>
      </w:pPr>
      <w:r>
        <w:t>Where I disagree with the sources</w:t>
      </w:r>
    </w:p>
    <w:p w14:paraId="43047707" w14:textId="77777777" w:rsidR="00870B45" w:rsidRDefault="00000000">
      <w:r>
        <w:t>Four of the most attractive ideas in this survey rest on weaker ground than their marketing suggests, and the disagreement is worth stating before the list rather than burying it in an entry.</w:t>
      </w:r>
    </w:p>
    <w:p w14:paraId="1D5731DE" w14:textId="77777777" w:rsidR="00870B45" w:rsidRDefault="00000000">
      <w:pPr>
        <w:pStyle w:val="Merkittyluettelo"/>
        <w:spacing w:after="80"/>
      </w:pPr>
      <w:r>
        <w:lastRenderedPageBreak/>
        <w:t>TrainerRoad’s AI FTP detection produces a threshold without a measurement, from a proprietary model validated by its own vendor on its own data. It is in the appendix, not the list.</w:t>
      </w:r>
    </w:p>
    <w:p w14:paraId="3520E1D3" w14:textId="77777777" w:rsidR="00870B45" w:rsidRDefault="00000000">
      <w:pPr>
        <w:pStyle w:val="Merkittyluettelo"/>
        <w:spacing w:after="80"/>
      </w:pPr>
      <w:r>
        <w:t>Wahoo’s claim that Half Monty is more accurate than a plain ramp because of the heart-rate to power relationship comes from internal analysis of their own test database and has no independent validation. The heart-rate-clamped stage (item 16) is worth building on its own merits; the accuracy claim is not evidence.</w:t>
      </w:r>
    </w:p>
    <w:p w14:paraId="49841CC4" w14:textId="77777777" w:rsidR="00870B45" w:rsidRDefault="00000000">
      <w:pPr>
        <w:pStyle w:val="Merkittyluettelo"/>
        <w:spacing w:after="80"/>
      </w:pPr>
      <w:r>
        <w:t>INSCYD’s VLamax is the most commercially successful thing being done with lactate data and has the thinnest independent evidence base of anything in this document (item 54). My recommendation is to build the transparent parts and decline the proprietary model, and to say in the report that it was declined.</w:t>
      </w:r>
    </w:p>
    <w:p w14:paraId="6C505F1F" w14:textId="77777777" w:rsidR="00870B45" w:rsidRDefault="00000000">
      <w:pPr>
        <w:pStyle w:val="Merkittyluettelo"/>
        <w:spacing w:after="80"/>
      </w:pPr>
      <w:r>
        <w:t>Xert’s MPA is a good operator cue and a poor result. Item 31 proposes it as a line on a live graph and nowhere else.</w:t>
      </w:r>
    </w:p>
    <w:p w14:paraId="625E12E2" w14:textId="77777777" w:rsidR="00870B45" w:rsidRDefault="00000000">
      <w:r>
        <w:t>One thing this document does not propose at any point: that measuring more, or treating more, improves performance. Several of the source applications imply exactly that. The evidence does not support it, and an athlete-facing report that implies it (item 68) would be the one place where this application could do real harm.</w:t>
      </w:r>
    </w:p>
    <w:p w14:paraId="4E075439" w14:textId="77777777" w:rsidR="00870B45" w:rsidRDefault="00000000">
      <w:pPr>
        <w:pStyle w:val="Otsikko1"/>
      </w:pPr>
      <w:r>
        <w:t>If only six are built</w:t>
      </w:r>
    </w:p>
    <w:p w14:paraId="0A36ECAC" w14:textId="77777777" w:rsidR="00870B45" w:rsidRDefault="00000000">
      <w:r>
        <w:t>Ordered by what they protect, which is the same order the task list already uses: first that no data are lost or made uninterpretable, then that the session survives, then everything else.</w:t>
      </w:r>
    </w:p>
    <w:p w14:paraId="78222D6A" w14:textId="77777777" w:rsidR="00870B45" w:rsidRDefault="00000000">
      <w:pPr>
        <w:pStyle w:val="Merkittyluettelo"/>
        <w:spacing w:after="80"/>
      </w:pPr>
      <w:r>
        <w:t>Item 1, the pre-flight gate. It prevents the class of failure that costs a whole test.</w:t>
      </w:r>
    </w:p>
    <w:p w14:paraId="52353EC8" w14:textId="77777777" w:rsidR="00870B45" w:rsidRDefault="00000000">
      <w:pPr>
        <w:pStyle w:val="Merkittyluettelo"/>
        <w:spacing w:after="80"/>
      </w:pPr>
      <w:r>
        <w:t>Item 8, a coded reason for why the test ended. One dialog, and it qualifies every peak value the app will ever export.</w:t>
      </w:r>
    </w:p>
    <w:p w14:paraId="5FB6617C" w14:textId="77777777" w:rsidR="00870B45" w:rsidRDefault="00000000">
      <w:pPr>
        <w:pStyle w:val="Merkittyluettelo"/>
        <w:spacing w:after="80"/>
      </w:pPr>
      <w:r>
        <w:t>Item 30, correction by amendment. Without it there is no way to fix a mistyped lactate value at all, and adding a destructive edit would be worse than the gap.</w:t>
      </w:r>
    </w:p>
    <w:p w14:paraId="72C6C249" w14:textId="77777777" w:rsidR="00870B45" w:rsidRDefault="00000000">
      <w:pPr>
        <w:pStyle w:val="Merkittyluettelo"/>
        <w:spacing w:after="80"/>
      </w:pPr>
      <w:r>
        <w:t>Item 59, typical error on every repeat comparison. This is the difference between a longitudinal view and a longitudinal view that means something.</w:t>
      </w:r>
    </w:p>
    <w:p w14:paraId="4E186E78" w14:textId="77777777" w:rsidR="00870B45" w:rsidRDefault="00000000">
      <w:pPr>
        <w:pStyle w:val="Merkittyluettelo"/>
        <w:spacing w:after="80"/>
      </w:pPr>
      <w:r>
        <w:t>Item 61, the athlete registry. Global singletons for FTP and mass are how tests get mislabelled, and it is already on the shelved list for that reason.</w:t>
      </w:r>
    </w:p>
    <w:p w14:paraId="1A52C67D" w14:textId="77777777" w:rsidR="00870B45" w:rsidRDefault="00000000">
      <w:pPr>
        <w:pStyle w:val="Merkittyluettelo"/>
        <w:spacing w:after="80"/>
      </w:pPr>
      <w:r>
        <w:t>Item 67, the one-page report. The test exists to produce it, and it is currently produced by hand.</w:t>
      </w:r>
    </w:p>
    <w:p w14:paraId="74957B87" w14:textId="77777777" w:rsidR="00870B45" w:rsidRDefault="00000000">
      <w:r>
        <w:br w:type="page"/>
      </w:r>
    </w:p>
    <w:p w14:paraId="25B0ED3F" w14:textId="77777777" w:rsidR="00870B45" w:rsidRDefault="00000000">
      <w:pPr>
        <w:pStyle w:val="Otsikko1"/>
      </w:pPr>
      <w:r>
        <w:lastRenderedPageBreak/>
        <w:t>A. Before the athlete arrives: readiness, calibration and quality control</w:t>
      </w:r>
    </w:p>
    <w:p w14:paraId="0F8A3F77" w14:textId="77777777" w:rsidR="00870B45" w:rsidRDefault="00000000">
      <w:pPr>
        <w:pStyle w:val="Otsikko2"/>
      </w:pPr>
      <w:r>
        <w:t>1. Pre-flight gate that blocks Start until the room is actually ready</w:t>
      </w:r>
    </w:p>
    <w:p w14:paraId="45B166D6" w14:textId="77777777" w:rsidR="00870B45" w:rsidRDefault="00000000">
      <w:pPr>
        <w:spacing w:after="60"/>
      </w:pPr>
      <w:r>
        <w:rPr>
          <w:b/>
        </w:rPr>
        <w:t xml:space="preserve">Source: </w:t>
      </w:r>
      <w:r>
        <w:t>COSMED Omnia (guided daily workflow with real-time quality indicators); Zwift pairing screen</w:t>
      </w:r>
    </w:p>
    <w:p w14:paraId="41C2F8D5" w14:textId="77777777" w:rsidR="00870B45" w:rsidRDefault="00000000">
      <w:pPr>
        <w:spacing w:after="60"/>
      </w:pPr>
      <w:r>
        <w:rPr>
          <w:b/>
        </w:rPr>
        <w:t xml:space="preserve">What it does there: </w:t>
      </w:r>
      <w:r>
        <w:t>Omnia walks the operator through calibration and data-entry steps in a fixed order and records that each step happened, so a test cannot be produced by a system that was never checked. Zwift refuses to enter a workout until a controllable trainer is paired.</w:t>
      </w:r>
    </w:p>
    <w:p w14:paraId="6FD0DC17" w14:textId="77777777" w:rsidR="00870B45" w:rsidRDefault="00000000">
      <w:pPr>
        <w:spacing w:after="60"/>
      </w:pPr>
      <w:r>
        <w:rPr>
          <w:b/>
        </w:rPr>
        <w:t xml:space="preserve">Why it matters here: </w:t>
      </w:r>
      <w:r>
        <w:t>testday will start a protocol with a dead strap, an unwritable mirror folder and a trainer that is answering nobody, and the first sign of trouble is a blank tile with an athlete already at 250 W. Every check the operator would do by hand is one the app can do in 200 ms.</w:t>
      </w:r>
    </w:p>
    <w:p w14:paraId="3A9860F5" w14:textId="77777777" w:rsidR="00870B45" w:rsidRDefault="00000000">
      <w:pPr>
        <w:spacing w:after="60"/>
      </w:pPr>
      <w:r>
        <w:rPr>
          <w:b/>
        </w:rPr>
        <w:t xml:space="preserve">Proposal: </w:t>
      </w:r>
      <w:r>
        <w:t>A Ready panel above the Start button with one line per check: a live source under 10 s old for every metric the protocol needs, battery above threshold on each device, journal path writable with free space, mirror folder reachable, athlete and protocol bound, ERG probe passed (item 3). Start stays disabled until each line is green or explicitly overridden, and an override writes a SessionEvent with the reason. Nothing is silently skipped.</w:t>
      </w:r>
    </w:p>
    <w:p w14:paraId="02CC6190" w14:textId="77777777" w:rsidR="00870B45" w:rsidRDefault="00000000">
      <w:pPr>
        <w:spacing w:after="40"/>
      </w:pPr>
      <w:r>
        <w:rPr>
          <w:b/>
          <w:sz w:val="18"/>
        </w:rPr>
        <w:t xml:space="preserve">Touches: </w:t>
      </w:r>
      <w:r>
        <w:rPr>
          <w:i/>
          <w:sz w:val="18"/>
        </w:rPr>
        <w:t>src/ui/Dashboard.tsx, src/ble/manager.ts, electron/ipc.ts, src/model/session.ts</w:t>
      </w:r>
      <w:r>
        <w:rPr>
          <w:b/>
          <w:sz w:val="18"/>
        </w:rPr>
        <w:t xml:space="preserve">   Effort: </w:t>
      </w:r>
      <w:r>
        <w:rPr>
          <w:sz w:val="18"/>
        </w:rPr>
        <w:t>M</w:t>
      </w:r>
      <w:r>
        <w:rPr>
          <w:b/>
          <w:sz w:val="18"/>
        </w:rPr>
        <w:t xml:space="preserve">   Risk: </w:t>
      </w:r>
      <w:r>
        <w:rPr>
          <w:sz w:val="18"/>
        </w:rPr>
        <w:t>Low</w:t>
      </w:r>
    </w:p>
    <w:p w14:paraId="75C77A85" w14:textId="214BE5A5" w:rsidR="00870B45" w:rsidRDefault="00000000">
      <w:pPr>
        <w:spacing w:after="240"/>
      </w:pPr>
      <w:r>
        <w:rPr>
          <w:color w:val="777777"/>
          <w:sz w:val="18"/>
        </w:rPr>
        <w:t xml:space="preserve">[ </w:t>
      </w:r>
      <w:ins w:id="0" w:author="Rikhard Mäki-Heikkilä" w:date="2026-08-14T18:34:00Z" w16du:dateUtc="2026-08-14T15:34:00Z">
        <w:r w:rsidR="006010B3">
          <w:rPr>
            <w:color w:val="777777"/>
            <w:sz w:val="18"/>
          </w:rPr>
          <w:t>y</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0B43CC7" w14:textId="77777777" w:rsidR="00870B45" w:rsidRDefault="00000000">
      <w:pPr>
        <w:pStyle w:val="Otsikko2"/>
      </w:pPr>
      <w:r>
        <w:t>2. Calibration state per device, recorded and nagged</w:t>
      </w:r>
    </w:p>
    <w:p w14:paraId="1D8C5D76" w14:textId="77777777" w:rsidR="00870B45" w:rsidRDefault="00000000">
      <w:pPr>
        <w:spacing w:after="60"/>
      </w:pPr>
      <w:r>
        <w:rPr>
          <w:b/>
        </w:rPr>
        <w:t xml:space="preserve">Source: </w:t>
      </w:r>
      <w:r>
        <w:t>Zwift and Wahoo SYSTM (spin-down prompts, weekly and after firmware change)</w:t>
      </w:r>
    </w:p>
    <w:p w14:paraId="2CEA3011" w14:textId="77777777" w:rsidR="00870B45" w:rsidRDefault="00000000">
      <w:pPr>
        <w:spacing w:after="60"/>
      </w:pPr>
      <w:r>
        <w:rPr>
          <w:b/>
        </w:rPr>
        <w:t xml:space="preserve">What it does there: </w:t>
      </w:r>
      <w:r>
        <w:t>Both prompt a spin-down calibration weekly and after every firmware update, and both refuse to treat an uncalibrated trainer as trustworthy.</w:t>
      </w:r>
    </w:p>
    <w:p w14:paraId="2F42C3FF" w14:textId="77777777" w:rsidR="00870B45" w:rsidRDefault="00000000">
      <w:pPr>
        <w:spacing w:after="60"/>
      </w:pPr>
      <w:r>
        <w:rPr>
          <w:b/>
        </w:rPr>
        <w:t xml:space="preserve">Why it matters here: </w:t>
      </w:r>
      <w:r>
        <w:t>FTMS has no standard spin-down command, so testday cannot perform one, but it can still record whether one was performed and when. A power figure from an ergometer last calibrated at an unknown date is not a measurement, and a year later nobody will remember.</w:t>
      </w:r>
    </w:p>
    <w:p w14:paraId="2F65D83B" w14:textId="77777777" w:rsidR="00870B45" w:rsidRDefault="00000000">
      <w:pPr>
        <w:spacing w:after="60"/>
      </w:pPr>
      <w:r>
        <w:rPr>
          <w:b/>
        </w:rPr>
        <w:t xml:space="preserve">Proposal: </w:t>
      </w:r>
      <w:r>
        <w:t>A per-device calibration record in settings: date, who did it, method, free-text result. The sensor panel shows the age of the last calibration and warns past a configurable interval (default 7 days) or when the firmware revision changes (item 12). The value is copied into session meta and printed in the research sidecar. Do not fabricate a spin-down over FTMS; say plainly that the app records calibration rather than performing it.</w:t>
      </w:r>
    </w:p>
    <w:p w14:paraId="71250F4F" w14:textId="77777777" w:rsidR="00870B45" w:rsidRDefault="00000000">
      <w:pPr>
        <w:spacing w:after="40"/>
      </w:pPr>
      <w:r>
        <w:rPr>
          <w:b/>
          <w:sz w:val="18"/>
        </w:rPr>
        <w:t xml:space="preserve">Touches: </w:t>
      </w:r>
      <w:r>
        <w:rPr>
          <w:i/>
          <w:sz w:val="18"/>
        </w:rPr>
        <w:t>src/ble/manager.ts, src/ui/SensorPanel.tsx, src/model/session.ts, src/model/research.ts</w:t>
      </w:r>
      <w:r>
        <w:rPr>
          <w:b/>
          <w:sz w:val="18"/>
        </w:rPr>
        <w:t xml:space="preserve">   Effort: </w:t>
      </w:r>
      <w:r>
        <w:rPr>
          <w:sz w:val="18"/>
        </w:rPr>
        <w:t>S</w:t>
      </w:r>
      <w:r>
        <w:rPr>
          <w:b/>
          <w:sz w:val="18"/>
        </w:rPr>
        <w:t xml:space="preserve">   Risk: </w:t>
      </w:r>
      <w:r>
        <w:rPr>
          <w:sz w:val="18"/>
        </w:rPr>
        <w:t>Low</w:t>
      </w:r>
    </w:p>
    <w:p w14:paraId="35C930EA" w14:textId="30AAD5E0" w:rsidR="00870B45" w:rsidRDefault="00000000">
      <w:pPr>
        <w:spacing w:after="240"/>
      </w:pPr>
      <w:r>
        <w:rPr>
          <w:color w:val="777777"/>
          <w:sz w:val="18"/>
        </w:rPr>
        <w:t>[</w:t>
      </w:r>
      <w:ins w:id="1" w:author="Rikhard Mäki-Heikkilä" w:date="2026-08-14T18:34:00Z" w16du:dateUtc="2026-08-14T15:34:00Z">
        <w:r w:rsidR="006010B3">
          <w:rPr>
            <w:color w:val="777777"/>
            <w:sz w:val="18"/>
          </w:rPr>
          <w:t>x</w:t>
        </w:r>
      </w:ins>
      <w:del w:id="2" w:author="Rikhard Mäki-Heikkilä" w:date="2026-08-14T18:34:00Z" w16du:dateUtc="2026-08-14T15:34:00Z">
        <w:r w:rsidDel="006010B3">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2664FC3" w14:textId="77777777" w:rsidR="00870B45" w:rsidRDefault="00000000">
      <w:pPr>
        <w:pStyle w:val="Otsikko2"/>
      </w:pPr>
      <w:r>
        <w:t>3. A 30 second ERG response probe before the protocol runs</w:t>
      </w:r>
    </w:p>
    <w:p w14:paraId="2A0E9BA5" w14:textId="77777777" w:rsidR="00870B45" w:rsidRDefault="00000000">
      <w:pPr>
        <w:spacing w:after="60"/>
      </w:pPr>
      <w:r>
        <w:rPr>
          <w:b/>
        </w:rPr>
        <w:t xml:space="preserve">Source: </w:t>
      </w:r>
      <w:r>
        <w:t>TrainerRoad and Zwift ERG troubleshooting guidance (a trainer that accepts targets but never reaches them)</w:t>
      </w:r>
    </w:p>
    <w:p w14:paraId="0D75DE71" w14:textId="77777777" w:rsidR="00870B45" w:rsidRDefault="00000000">
      <w:pPr>
        <w:spacing w:after="60"/>
      </w:pPr>
      <w:r>
        <w:rPr>
          <w:b/>
        </w:rPr>
        <w:t xml:space="preserve">What it does there: </w:t>
      </w:r>
      <w:r>
        <w:t>Both platforms document at length that the common ERG failure is silent: the app sends a target, the trainer acknowledges, and the power never arrives. Their advice is to test with a known set-point before the workout matters.</w:t>
      </w:r>
    </w:p>
    <w:p w14:paraId="7DE342D4" w14:textId="77777777" w:rsidR="00870B45" w:rsidRDefault="00000000">
      <w:pPr>
        <w:spacing w:after="60"/>
      </w:pPr>
      <w:r>
        <w:rPr>
          <w:b/>
        </w:rPr>
        <w:lastRenderedPageBreak/>
        <w:t xml:space="preserve">Why it matters here: </w:t>
      </w:r>
      <w:r>
        <w:t>testday commands ERG targets in exactly this way and has no way of knowing whether they landed. A failed ERG discovered at step four costs the test. Discovered in the warm-up it costs 30 seconds.</w:t>
      </w:r>
    </w:p>
    <w:p w14:paraId="1287BE8C" w14:textId="77777777" w:rsidR="00870B45" w:rsidRDefault="00000000">
      <w:pPr>
        <w:spacing w:after="60"/>
      </w:pPr>
      <w:r>
        <w:rPr>
          <w:b/>
        </w:rPr>
        <w:t xml:space="preserve">Proposal: </w:t>
      </w:r>
      <w:r>
        <w:t>A probe that commands two set-points (for example 100 W then 180 W), measures time to 90 percent of target and steady-state error over the last 10 s, and stores the result as trainerResponse in session meta. A probe that fails blocks Start through the item 1 gate. The same numbers are worth keeping across sessions: a trainer whose response time doubles is a trainer about to fail.</w:t>
      </w:r>
    </w:p>
    <w:p w14:paraId="7CA5BA2D" w14:textId="77777777" w:rsidR="00870B45" w:rsidRDefault="00000000">
      <w:pPr>
        <w:spacing w:after="40"/>
      </w:pPr>
      <w:r>
        <w:rPr>
          <w:b/>
          <w:sz w:val="18"/>
        </w:rPr>
        <w:t xml:space="preserve">Touches: </w:t>
      </w:r>
      <w:r>
        <w:rPr>
          <w:i/>
          <w:sz w:val="18"/>
        </w:rPr>
        <w:t>src/ble/ftms.ts, src/model/session.ts, src/ui/Dashboard.tsx</w:t>
      </w:r>
      <w:r>
        <w:rPr>
          <w:b/>
          <w:sz w:val="18"/>
        </w:rPr>
        <w:t xml:space="preserve">   Effort: </w:t>
      </w:r>
      <w:r>
        <w:rPr>
          <w:sz w:val="18"/>
        </w:rPr>
        <w:t>M</w:t>
      </w:r>
      <w:r>
        <w:rPr>
          <w:b/>
          <w:sz w:val="18"/>
        </w:rPr>
        <w:t xml:space="preserve">   Risk: </w:t>
      </w:r>
      <w:r>
        <w:rPr>
          <w:sz w:val="18"/>
        </w:rPr>
        <w:t>Low</w:t>
      </w:r>
    </w:p>
    <w:p w14:paraId="7CE44ED3" w14:textId="040DF5A6"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w:t>
      </w:r>
      <w:ins w:id="3" w:author="Rikhard Mäki-Heikkilä" w:date="2026-08-14T18:35:00Z" w16du:dateUtc="2026-08-14T15:35:00Z">
        <w:r w:rsidR="006010B3">
          <w:rPr>
            <w:color w:val="777777"/>
            <w:sz w:val="18"/>
          </w:rPr>
          <w:t>don’t understand</w:t>
        </w:r>
      </w:ins>
      <w:r>
        <w:rPr>
          <w:color w:val="777777"/>
          <w:sz w:val="18"/>
        </w:rPr>
        <w:t>] discuss        notes:</w:t>
      </w:r>
    </w:p>
    <w:p w14:paraId="5DB0E5DE" w14:textId="77777777" w:rsidR="00870B45" w:rsidRDefault="00000000">
      <w:pPr>
        <w:pStyle w:val="Otsikko2"/>
      </w:pPr>
      <w:r>
        <w:t>4. Dual power recording with a live agreement check</w:t>
      </w:r>
    </w:p>
    <w:p w14:paraId="666F612B" w14:textId="77777777" w:rsidR="00870B45" w:rsidRDefault="00000000">
      <w:pPr>
        <w:spacing w:after="60"/>
      </w:pPr>
      <w:r>
        <w:rPr>
          <w:b/>
        </w:rPr>
        <w:t xml:space="preserve">Source: </w:t>
      </w:r>
      <w:r>
        <w:t>DC Rainmaker's standard method (2 to 4 power sources recorded simultaneously); TrainerRoad's power comparison tooling</w:t>
      </w:r>
    </w:p>
    <w:p w14:paraId="59EFA18F" w14:textId="77777777" w:rsidR="00870B45" w:rsidRDefault="00000000">
      <w:pPr>
        <w:spacing w:after="60"/>
      </w:pPr>
      <w:r>
        <w:rPr>
          <w:b/>
        </w:rPr>
        <w:t xml:space="preserve">What it does there: </w:t>
      </w:r>
      <w:r>
        <w:t>Serious trainer and power meter reviews never trust one source. They record two or more and report bias and drift between them, because an error that is stable is invisible in a single trace.</w:t>
      </w:r>
    </w:p>
    <w:p w14:paraId="5915DD37" w14:textId="77777777" w:rsidR="00870B45" w:rsidRDefault="00000000">
      <w:pPr>
        <w:spacing w:after="60"/>
      </w:pPr>
      <w:r>
        <w:rPr>
          <w:b/>
        </w:rPr>
        <w:t xml:space="preserve">Why it matters here: </w:t>
      </w:r>
      <w:r>
        <w:t>The single most consequential number in a bike test comes from one device that nobody verified that morning. A second source costs one extra pairing and turns an unverifiable power figure into a measured agreement.</w:t>
      </w:r>
    </w:p>
    <w:p w14:paraId="36D460E5" w14:textId="77777777" w:rsidR="00870B45" w:rsidRDefault="00000000">
      <w:pPr>
        <w:spacing w:after="60"/>
      </w:pPr>
      <w:r>
        <w:rPr>
          <w:b/>
        </w:rPr>
        <w:t xml:space="preserve">Proposal: </w:t>
      </w:r>
      <w:r>
        <w:t>Allow a secondary source per metric in the sensor manager, record it as its own column (powerSecondaryW) rather than blending, and show live mean bias and drift on the dashboard. Flag above a configurable threshold (2 percent is the usual claim of trainer accuracy). The research export carries both traces and the bias.</w:t>
      </w:r>
    </w:p>
    <w:p w14:paraId="0C9609D6" w14:textId="77777777" w:rsidR="00870B45" w:rsidRDefault="00000000">
      <w:pPr>
        <w:spacing w:after="40"/>
      </w:pPr>
      <w:r>
        <w:rPr>
          <w:b/>
          <w:sz w:val="18"/>
        </w:rPr>
        <w:t xml:space="preserve">Touches: </w:t>
      </w:r>
      <w:r>
        <w:rPr>
          <w:i/>
          <w:sz w:val="18"/>
        </w:rPr>
        <w:t>src/ble/manager.ts (KIND_PRIORITY currently picks one source per metric), src/model/session.ts (Sample), src/model/research.ts, src/ui/Dashboard.tsx</w:t>
      </w:r>
      <w:r>
        <w:rPr>
          <w:b/>
          <w:sz w:val="18"/>
        </w:rPr>
        <w:t xml:space="preserve">   Effort: </w:t>
      </w:r>
      <w:r>
        <w:rPr>
          <w:sz w:val="18"/>
        </w:rPr>
        <w:t>L</w:t>
      </w:r>
      <w:r>
        <w:rPr>
          <w:b/>
          <w:sz w:val="18"/>
        </w:rPr>
        <w:t xml:space="preserve">   Risk: </w:t>
      </w:r>
      <w:r>
        <w:rPr>
          <w:sz w:val="18"/>
        </w:rPr>
        <w:t>Medium (Sample schema change; keep old sessions readable)</w:t>
      </w:r>
    </w:p>
    <w:p w14:paraId="730405A5" w14:textId="216E13BE" w:rsidR="00870B45" w:rsidRDefault="00000000">
      <w:pPr>
        <w:spacing w:after="240"/>
      </w:pPr>
      <w:r>
        <w:rPr>
          <w:color w:val="777777"/>
          <w:sz w:val="18"/>
        </w:rPr>
        <w:t>[</w:t>
      </w:r>
      <w:ins w:id="4" w:author="Rikhard Mäki-Heikkilä" w:date="2026-08-14T18:35:00Z" w16du:dateUtc="2026-08-14T15:35:00Z">
        <w:r w:rsidR="006010B3">
          <w:rPr>
            <w:color w:val="777777"/>
            <w:sz w:val="18"/>
          </w:rPr>
          <w:t>x</w:t>
        </w:r>
      </w:ins>
      <w:del w:id="5" w:author="Rikhard Mäki-Heikkilä" w:date="2026-08-14T18:35:00Z" w16du:dateUtc="2026-08-14T15:35:00Z">
        <w:r w:rsidDel="006010B3">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C597FE7" w14:textId="77777777" w:rsidR="00870B45" w:rsidRDefault="00000000">
      <w:pPr>
        <w:pStyle w:val="Otsikko2"/>
      </w:pPr>
      <w:r>
        <w:t>5. Zero-offset prompt, and a record that it was done</w:t>
      </w:r>
    </w:p>
    <w:p w14:paraId="108CAF97" w14:textId="77777777" w:rsidR="00870B45" w:rsidRDefault="00000000">
      <w:pPr>
        <w:spacing w:after="60"/>
      </w:pPr>
      <w:r>
        <w:rPr>
          <w:b/>
        </w:rPr>
        <w:t xml:space="preserve">Source: </w:t>
      </w:r>
      <w:r>
        <w:t>Every power meter vendor, and DC Rainmaker's drift check (repeat the zero offset three times in 60 s and watch whether it moves)</w:t>
      </w:r>
    </w:p>
    <w:p w14:paraId="0038F246" w14:textId="77777777" w:rsidR="00870B45" w:rsidRDefault="00000000">
      <w:pPr>
        <w:spacing w:after="60"/>
      </w:pPr>
      <w:r>
        <w:rPr>
          <w:b/>
        </w:rPr>
        <w:t xml:space="preserve">What it does there: </w:t>
      </w:r>
      <w:r>
        <w:t>A zero offset before every ride is standard practice, and a drifting offset is the earliest sign of a failing strain gauge.</w:t>
      </w:r>
    </w:p>
    <w:p w14:paraId="23B326AC" w14:textId="77777777" w:rsidR="00870B45" w:rsidRDefault="00000000">
      <w:pPr>
        <w:spacing w:after="60"/>
      </w:pPr>
      <w:r>
        <w:rPr>
          <w:b/>
        </w:rPr>
        <w:t xml:space="preserve">Why it matters here: </w:t>
      </w:r>
      <w:r>
        <w:t>testday has no place to put this. It is a 15 second action that determines whether the whole power trace is trustworthy, and it is exactly the sort of thing that gets skipped when a test is running late.</w:t>
      </w:r>
    </w:p>
    <w:p w14:paraId="2ADF53A7" w14:textId="77777777" w:rsidR="00870B45" w:rsidRDefault="00000000">
      <w:pPr>
        <w:spacing w:after="60"/>
      </w:pPr>
      <w:r>
        <w:rPr>
          <w:b/>
        </w:rPr>
        <w:t xml:space="preserve">Proposal: </w:t>
      </w:r>
      <w:r>
        <w:t>A prompt in the pre-flight panel with a field for the offset value, and a small chart of offsets over time per device so drift is visible. Nothing here needs to be automatic; the value of the feature is that the number exists and is attached to the session.</w:t>
      </w:r>
    </w:p>
    <w:p w14:paraId="5498F440" w14:textId="77777777" w:rsidR="00870B45" w:rsidRDefault="00000000">
      <w:pPr>
        <w:spacing w:after="40"/>
      </w:pPr>
      <w:r>
        <w:rPr>
          <w:b/>
          <w:sz w:val="18"/>
        </w:rPr>
        <w:t xml:space="preserve">Touches: </w:t>
      </w:r>
      <w:r>
        <w:rPr>
          <w:i/>
          <w:sz w:val="18"/>
        </w:rPr>
        <w:t>src/ui/SensorPanel.tsx, src/model/session.ts, src/model/research.ts</w:t>
      </w:r>
      <w:r>
        <w:rPr>
          <w:b/>
          <w:sz w:val="18"/>
        </w:rPr>
        <w:t xml:space="preserve">   Effort: </w:t>
      </w:r>
      <w:r>
        <w:rPr>
          <w:sz w:val="18"/>
        </w:rPr>
        <w:t>S</w:t>
      </w:r>
      <w:r>
        <w:rPr>
          <w:b/>
          <w:sz w:val="18"/>
        </w:rPr>
        <w:t xml:space="preserve">   Risk: </w:t>
      </w:r>
      <w:r>
        <w:rPr>
          <w:sz w:val="18"/>
        </w:rPr>
        <w:t>Low</w:t>
      </w:r>
    </w:p>
    <w:p w14:paraId="0ADF1924" w14:textId="7A692271" w:rsidR="00870B45" w:rsidRDefault="00000000">
      <w:pPr>
        <w:spacing w:after="240"/>
      </w:pPr>
      <w:r>
        <w:rPr>
          <w:color w:val="777777"/>
          <w:sz w:val="18"/>
        </w:rPr>
        <w:t>[</w:t>
      </w:r>
      <w:ins w:id="6" w:author="Rikhard Mäki-Heikkilä" w:date="2026-08-14T18:35:00Z" w16du:dateUtc="2026-08-14T15:35:00Z">
        <w:r w:rsidR="006010B3">
          <w:rPr>
            <w:color w:val="777777"/>
            <w:sz w:val="18"/>
          </w:rPr>
          <w:t>x</w:t>
        </w:r>
      </w:ins>
      <w:del w:id="7" w:author="Rikhard Mäki-Heikkilä" w:date="2026-08-14T18:35:00Z" w16du:dateUtc="2026-08-14T15:35:00Z">
        <w:r w:rsidDel="006010B3">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BD41E0C" w14:textId="77777777" w:rsidR="00870B45" w:rsidRDefault="00000000">
      <w:pPr>
        <w:pStyle w:val="Otsikko2"/>
      </w:pPr>
      <w:r>
        <w:lastRenderedPageBreak/>
        <w:t>6. A pre-test standardisation form, recorded with the session</w:t>
      </w:r>
    </w:p>
    <w:p w14:paraId="03916D08" w14:textId="77777777" w:rsidR="00870B45" w:rsidRDefault="00000000">
      <w:pPr>
        <w:spacing w:after="60"/>
      </w:pPr>
      <w:r>
        <w:rPr>
          <w:b/>
        </w:rPr>
        <w:t xml:space="preserve">Source: </w:t>
      </w:r>
      <w:r>
        <w:t>Research protocol standard practice (no vigorous exercise 48 h, no caffeine or alcohol 24 h, no food 2 h) as stated in the VO2max verification and plateau literature</w:t>
      </w:r>
    </w:p>
    <w:p w14:paraId="7D1087FF" w14:textId="77777777" w:rsidR="00870B45" w:rsidRDefault="00000000">
      <w:pPr>
        <w:spacing w:after="60"/>
      </w:pPr>
      <w:r>
        <w:rPr>
          <w:b/>
        </w:rPr>
        <w:t xml:space="preserve">What it does there: </w:t>
      </w:r>
      <w:r>
        <w:t>Every published incremental testing protocol specifies pre-test control, and the good ones record adherence rather than assume it.</w:t>
      </w:r>
    </w:p>
    <w:p w14:paraId="7E3E3566" w14:textId="77777777" w:rsidR="00870B45" w:rsidRDefault="00000000">
      <w:pPr>
        <w:spacing w:after="60"/>
      </w:pPr>
      <w:r>
        <w:rPr>
          <w:b/>
        </w:rPr>
        <w:t xml:space="preserve">Why it matters here: </w:t>
      </w:r>
      <w:r>
        <w:t>An unrecorded deviation makes a test uninterpretable a year later, and the deviation is what most often explains a surprising result. This matters more here than in a training app because these sessions are meant to be comparable across months.</w:t>
      </w:r>
    </w:p>
    <w:p w14:paraId="33937C52" w14:textId="77777777" w:rsidR="00870B45" w:rsidRDefault="00000000">
      <w:pPr>
        <w:spacing w:after="60"/>
      </w:pPr>
      <w:r>
        <w:rPr>
          <w:b/>
        </w:rPr>
        <w:t xml:space="preserve">Proposal: </w:t>
      </w:r>
      <w:r>
        <w:t>A short structured form on session start: last hard session (hours), caffeine (hours and rough dose), last meal, sleep, illness in the last 14 days, medication taken today including inhaler timing and dose. Free text is allowed but the fields are coded so they can be filtered later. It lands on Environment and in the research sidecar. Two additions worth having for this lab specifically: inhaler timing, because pre-emptive medication use corrupts a symptom-based reading, and infection history, because return-to-sport judgements hang on it.</w:t>
      </w:r>
    </w:p>
    <w:p w14:paraId="3C152FC7" w14:textId="77777777" w:rsidR="00870B45" w:rsidRDefault="00000000">
      <w:pPr>
        <w:spacing w:after="40"/>
      </w:pPr>
      <w:r>
        <w:rPr>
          <w:b/>
          <w:sz w:val="18"/>
        </w:rPr>
        <w:t xml:space="preserve">Touches: </w:t>
      </w:r>
      <w:r>
        <w:rPr>
          <w:i/>
          <w:sz w:val="18"/>
        </w:rPr>
        <w:t>src/ui/EnvironmentForm.tsx, src/model/session.ts (Environment), src/model/research.ts</w:t>
      </w:r>
      <w:r>
        <w:rPr>
          <w:b/>
          <w:sz w:val="18"/>
        </w:rPr>
        <w:t xml:space="preserve">   Effort: </w:t>
      </w:r>
      <w:r>
        <w:rPr>
          <w:sz w:val="18"/>
        </w:rPr>
        <w:t>M</w:t>
      </w:r>
      <w:r>
        <w:rPr>
          <w:b/>
          <w:sz w:val="18"/>
        </w:rPr>
        <w:t xml:space="preserve">   Risk: </w:t>
      </w:r>
      <w:r>
        <w:rPr>
          <w:sz w:val="18"/>
        </w:rPr>
        <w:t>Low</w:t>
      </w:r>
    </w:p>
    <w:p w14:paraId="13D6C4E8" w14:textId="3BF9FB30" w:rsidR="00870B45" w:rsidRDefault="00000000">
      <w:pPr>
        <w:spacing w:after="240"/>
      </w:pPr>
      <w:r>
        <w:rPr>
          <w:color w:val="777777"/>
          <w:sz w:val="18"/>
        </w:rPr>
        <w:t xml:space="preserve">[ </w:t>
      </w:r>
      <w:ins w:id="8" w:author="Rikhard Mäki-Heikkilä" w:date="2026-08-14T18:36:00Z" w16du:dateUtc="2026-08-14T15:36:00Z">
        <w:r w:rsidR="006010B3">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14CA311" w14:textId="77777777" w:rsidR="00870B45" w:rsidRDefault="00000000">
      <w:pPr>
        <w:pStyle w:val="Otsikko2"/>
      </w:pPr>
      <w:r>
        <w:t>7. Contraindication screen and supervision record</w:t>
      </w:r>
    </w:p>
    <w:p w14:paraId="64189226" w14:textId="77777777" w:rsidR="00870B45" w:rsidRDefault="00000000">
      <w:pPr>
        <w:spacing w:after="60"/>
      </w:pPr>
      <w:r>
        <w:rPr>
          <w:b/>
        </w:rPr>
        <w:t xml:space="preserve">Source: </w:t>
      </w:r>
      <w:r>
        <w:t>ACSM indications and contraindications for exercise testing; clinical CPET practice</w:t>
      </w:r>
    </w:p>
    <w:p w14:paraId="1DABA6E1" w14:textId="77777777" w:rsidR="00870B45" w:rsidRDefault="00000000">
      <w:pPr>
        <w:spacing w:after="60"/>
      </w:pPr>
      <w:r>
        <w:rPr>
          <w:b/>
        </w:rPr>
        <w:t xml:space="preserve">What it does there: </w:t>
      </w:r>
      <w:r>
        <w:t>Clinical exercise testing software will not start a maximal test without a screening record and a named supervising clinician, because the test carries a small but real risk and the record is what makes the decision reviewable.</w:t>
      </w:r>
    </w:p>
    <w:p w14:paraId="5D2DCEDE" w14:textId="77777777" w:rsidR="00870B45" w:rsidRDefault="00000000">
      <w:pPr>
        <w:spacing w:after="60"/>
      </w:pPr>
      <w:r>
        <w:rPr>
          <w:b/>
        </w:rPr>
        <w:t xml:space="preserve">Why it matters here: </w:t>
      </w:r>
      <w:r>
        <w:t>This app drives athletes to volitional exhaustion. The screening probably happens verbally today and leaves no trace. Recording it costs nothing and is the difference between a defensible test and an assertion.</w:t>
      </w:r>
    </w:p>
    <w:p w14:paraId="4165FF47" w14:textId="77777777" w:rsidR="00870B45" w:rsidRDefault="00000000">
      <w:pPr>
        <w:spacing w:after="60"/>
      </w:pPr>
      <w:r>
        <w:rPr>
          <w:b/>
        </w:rPr>
        <w:t xml:space="preserve">Proposal: </w:t>
      </w:r>
      <w:r>
        <w:t>A pre-test screen listing absolute and relative contraindications as checkboxes, a field for the supervising clinician, and a field for what emergency provision was present. Stored on the session, printed on the report. Ship the ACSM list as data with its citation so it can be updated without a code change.</w:t>
      </w:r>
    </w:p>
    <w:p w14:paraId="00FF1E77" w14:textId="77777777" w:rsidR="00870B45" w:rsidRDefault="00000000">
      <w:pPr>
        <w:spacing w:after="40"/>
      </w:pPr>
      <w:r>
        <w:rPr>
          <w:b/>
          <w:sz w:val="18"/>
        </w:rPr>
        <w:t xml:space="preserve">Touches: </w:t>
      </w:r>
      <w:r>
        <w:rPr>
          <w:i/>
          <w:sz w:val="18"/>
        </w:rPr>
        <w:t>src/ui/EnvironmentForm.tsx, src/model/session.ts, new src/model/safety.ts</w:t>
      </w:r>
      <w:r>
        <w:rPr>
          <w:b/>
          <w:sz w:val="18"/>
        </w:rPr>
        <w:t xml:space="preserve">   Effort: </w:t>
      </w:r>
      <w:r>
        <w:rPr>
          <w:sz w:val="18"/>
        </w:rPr>
        <w:t>M</w:t>
      </w:r>
      <w:r>
        <w:rPr>
          <w:b/>
          <w:sz w:val="18"/>
        </w:rPr>
        <w:t xml:space="preserve">   Risk: </w:t>
      </w:r>
      <w:r>
        <w:rPr>
          <w:sz w:val="18"/>
        </w:rPr>
        <w:t>Low</w:t>
      </w:r>
    </w:p>
    <w:p w14:paraId="56405C46" w14:textId="2F66585F" w:rsidR="00870B45" w:rsidRDefault="00000000">
      <w:pPr>
        <w:spacing w:after="240"/>
      </w:pPr>
      <w:r>
        <w:rPr>
          <w:color w:val="777777"/>
          <w:sz w:val="18"/>
        </w:rPr>
        <w:t xml:space="preserve">[ </w:t>
      </w:r>
      <w:ins w:id="9" w:author="Rikhard Mäki-Heikkilä" w:date="2026-08-14T18:36:00Z" w16du:dateUtc="2026-08-14T15:36:00Z">
        <w:r w:rsidR="006010B3">
          <w:rPr>
            <w:color w:val="777777"/>
            <w:sz w:val="18"/>
          </w:rPr>
          <w:t>x but possibility to toggle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E20C73D" w14:textId="77777777" w:rsidR="00870B45" w:rsidRDefault="00000000">
      <w:pPr>
        <w:pStyle w:val="Otsikko2"/>
      </w:pPr>
      <w:r>
        <w:t>8. A coded reason for why the test ended</w:t>
      </w:r>
    </w:p>
    <w:p w14:paraId="4A886459" w14:textId="77777777" w:rsidR="00870B45" w:rsidRDefault="00000000">
      <w:pPr>
        <w:spacing w:after="60"/>
      </w:pPr>
      <w:r>
        <w:rPr>
          <w:b/>
        </w:rPr>
        <w:t xml:space="preserve">Source: </w:t>
      </w:r>
      <w:r>
        <w:t>ACSM termination indications; clinical CPET reporting, where reason for stopping is a required report field</w:t>
      </w:r>
    </w:p>
    <w:p w14:paraId="6D7E8777" w14:textId="77777777" w:rsidR="00870B45" w:rsidRDefault="00000000">
      <w:pPr>
        <w:spacing w:after="60"/>
      </w:pPr>
      <w:r>
        <w:rPr>
          <w:b/>
        </w:rPr>
        <w:t xml:space="preserve">What it does there: </w:t>
      </w:r>
      <w:r>
        <w:t>Clinical reports state why the test ended, in a coded list, because peak values mean different things after volitional exhaustion, a symptom-limited stop and a technical failure.</w:t>
      </w:r>
    </w:p>
    <w:p w14:paraId="2A1FD7F8" w14:textId="77777777" w:rsidR="00870B45" w:rsidRDefault="00000000">
      <w:pPr>
        <w:spacing w:after="60"/>
      </w:pPr>
      <w:r>
        <w:rPr>
          <w:b/>
        </w:rPr>
        <w:t xml:space="preserve">Why it matters here: </w:t>
      </w:r>
      <w:r>
        <w:t>testday sessions simply close. The single most important qualifier on a peak value is therefore absent from every export.</w:t>
      </w:r>
    </w:p>
    <w:p w14:paraId="22AD029D" w14:textId="77777777" w:rsidR="00870B45" w:rsidRDefault="00000000">
      <w:pPr>
        <w:spacing w:after="60"/>
      </w:pPr>
      <w:r>
        <w:rPr>
          <w:b/>
        </w:rPr>
        <w:t xml:space="preserve">Proposal: </w:t>
      </w:r>
      <w:r>
        <w:t xml:space="preserve">A finish dialog with a coded list (volitional exhaustion, cadence or speed could not be held, operator stopped on symptoms, athlete requested stop, technical failure, protocol completed as </w:t>
      </w:r>
      <w:r>
        <w:lastRenderedPageBreak/>
        <w:t>written) plus free text, written as a SessionEvent and carried into FIT, CSV, the research sidecar and the report. Default to nothing; do not guess.</w:t>
      </w:r>
    </w:p>
    <w:p w14:paraId="6249F961" w14:textId="77777777" w:rsidR="00870B45" w:rsidRDefault="00000000">
      <w:pPr>
        <w:spacing w:after="40"/>
      </w:pPr>
      <w:r>
        <w:rPr>
          <w:b/>
          <w:sz w:val="18"/>
        </w:rPr>
        <w:t xml:space="preserve">Touches: </w:t>
      </w:r>
      <w:r>
        <w:rPr>
          <w:i/>
          <w:sz w:val="18"/>
        </w:rPr>
        <w:t>src/ui/Dashboard.tsx, src/model/session.ts (SessionEvent), src/model/fit.ts, src/model/export.ts, src/model/research.ts</w:t>
      </w:r>
      <w:r>
        <w:rPr>
          <w:b/>
          <w:sz w:val="18"/>
        </w:rPr>
        <w:t xml:space="preserve">   Effort: </w:t>
      </w:r>
      <w:r>
        <w:rPr>
          <w:sz w:val="18"/>
        </w:rPr>
        <w:t>S</w:t>
      </w:r>
      <w:r>
        <w:rPr>
          <w:b/>
          <w:sz w:val="18"/>
        </w:rPr>
        <w:t xml:space="preserve">   Risk: </w:t>
      </w:r>
      <w:r>
        <w:rPr>
          <w:sz w:val="18"/>
        </w:rPr>
        <w:t>Low</w:t>
      </w:r>
    </w:p>
    <w:p w14:paraId="4AF0EEDB" w14:textId="12E4DE7C" w:rsidR="00870B45" w:rsidRDefault="00000000">
      <w:pPr>
        <w:spacing w:after="240"/>
      </w:pPr>
      <w:r>
        <w:rPr>
          <w:color w:val="777777"/>
          <w:sz w:val="18"/>
        </w:rPr>
        <w:t>[</w:t>
      </w:r>
      <w:ins w:id="10" w:author="Rikhard Mäki-Heikkilä" w:date="2026-08-14T18:38:00Z" w16du:dateUtc="2026-08-14T15:38:00Z">
        <w:r w:rsidR="0062408C">
          <w:rPr>
            <w:color w:val="777777"/>
            <w:sz w:val="18"/>
          </w:rPr>
          <w:t>x</w:t>
        </w:r>
      </w:ins>
      <w:del w:id="11" w:author="Rikhard Mäki-Heikkilä" w:date="2026-08-14T18:38:00Z" w16du:dateUtc="2026-08-14T15:38:00Z">
        <w:r w:rsidDel="0062408C">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80821A0" w14:textId="77777777" w:rsidR="00870B45" w:rsidRDefault="00000000">
      <w:pPr>
        <w:pStyle w:val="Otsikko2"/>
      </w:pPr>
      <w:r>
        <w:t>9. Blood pressure and symptom entries during the test</w:t>
      </w:r>
    </w:p>
    <w:p w14:paraId="0AFEB758" w14:textId="77777777" w:rsidR="00870B45" w:rsidRDefault="00000000">
      <w:pPr>
        <w:spacing w:after="60"/>
      </w:pPr>
      <w:r>
        <w:rPr>
          <w:b/>
        </w:rPr>
        <w:t xml:space="preserve">Source: </w:t>
      </w:r>
      <w:r>
        <w:t>Clinical CPET and treadmill stress testing (BP each stage; symptom log)</w:t>
      </w:r>
    </w:p>
    <w:p w14:paraId="68CC51A1" w14:textId="77777777" w:rsidR="00870B45" w:rsidRDefault="00000000">
      <w:pPr>
        <w:spacing w:after="60"/>
      </w:pPr>
      <w:r>
        <w:rPr>
          <w:b/>
        </w:rPr>
        <w:t xml:space="preserve">What it does there: </w:t>
      </w:r>
      <w:r>
        <w:t>Stage-by-stage blood pressure is standard in supervised clinical testing, and a fall in systolic pressure against rising workload is an absolute termination criterion.</w:t>
      </w:r>
    </w:p>
    <w:p w14:paraId="01648334" w14:textId="77777777" w:rsidR="00870B45" w:rsidRDefault="00000000">
      <w:pPr>
        <w:spacing w:after="60"/>
      </w:pPr>
      <w:r>
        <w:rPr>
          <w:b/>
        </w:rPr>
        <w:t xml:space="preserve">Why it matters here: </w:t>
      </w:r>
      <w:r>
        <w:t>testday already has a timestamped entry mechanism for lactate and RPE. Blood pressure and symptoms are the same shape of data and are missing only because nobody wired them in.</w:t>
      </w:r>
    </w:p>
    <w:p w14:paraId="080A2315" w14:textId="77777777" w:rsidR="00870B45" w:rsidRDefault="00000000">
      <w:pPr>
        <w:spacing w:after="60"/>
      </w:pPr>
      <w:r>
        <w:rPr>
          <w:b/>
        </w:rPr>
        <w:t xml:space="preserve">Proposal: </w:t>
      </w:r>
      <w:r>
        <w:t>A second entry type alongside LactateEntry: systolic, diastolic, arm, plus a symptom checklist (chest pain, dizziness, dyspnoea out of proportion, claudication, cough, wheeze) and free text. Same keyboard-driven entry path as lactate. Exported as its own CSV block and as FIT developer fields where the type allows.</w:t>
      </w:r>
    </w:p>
    <w:p w14:paraId="07F09129" w14:textId="77777777" w:rsidR="00870B45" w:rsidRDefault="00000000">
      <w:pPr>
        <w:spacing w:after="40"/>
      </w:pPr>
      <w:r>
        <w:rPr>
          <w:b/>
          <w:sz w:val="18"/>
        </w:rPr>
        <w:t xml:space="preserve">Touches: </w:t>
      </w:r>
      <w:r>
        <w:rPr>
          <w:i/>
          <w:sz w:val="18"/>
        </w:rPr>
        <w:t>src/model/session.ts, src/ui/Dashboard.tsx, src/model/export.ts, src/model/fit.ts</w:t>
      </w:r>
      <w:r>
        <w:rPr>
          <w:b/>
          <w:sz w:val="18"/>
        </w:rPr>
        <w:t xml:space="preserve">   Effort: </w:t>
      </w:r>
      <w:r>
        <w:rPr>
          <w:sz w:val="18"/>
        </w:rPr>
        <w:t>M</w:t>
      </w:r>
      <w:r>
        <w:rPr>
          <w:b/>
          <w:sz w:val="18"/>
        </w:rPr>
        <w:t xml:space="preserve">   Risk: </w:t>
      </w:r>
      <w:r>
        <w:rPr>
          <w:sz w:val="18"/>
        </w:rPr>
        <w:t>Low</w:t>
      </w:r>
    </w:p>
    <w:p w14:paraId="32FD772C" w14:textId="2D19139F"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12" w:author="Rikhard Mäki-Heikkilä" w:date="2026-08-14T18:39:00Z" w16du:dateUtc="2026-08-14T15:39:00Z">
        <w:r w:rsidR="0062408C">
          <w:rPr>
            <w:color w:val="777777"/>
            <w:sz w:val="18"/>
          </w:rPr>
          <w:t xml:space="preserve">x toggle on off default </w:t>
        </w:r>
        <w:proofErr w:type="gramStart"/>
        <w:r w:rsidR="0062408C">
          <w:rPr>
            <w:color w:val="777777"/>
            <w:sz w:val="18"/>
          </w:rPr>
          <w:t>off</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40D1A7B1" w14:textId="77777777" w:rsidR="00870B45" w:rsidRDefault="00000000">
      <w:pPr>
        <w:pStyle w:val="Otsikko2"/>
      </w:pPr>
      <w:r>
        <w:t>10. Sampling site, analyser and strip lot on every lactate entry</w:t>
      </w:r>
    </w:p>
    <w:p w14:paraId="461B052F" w14:textId="77777777" w:rsidR="00870B45" w:rsidRDefault="00000000">
      <w:pPr>
        <w:spacing w:after="60"/>
      </w:pPr>
      <w:r>
        <w:rPr>
          <w:b/>
        </w:rPr>
        <w:t xml:space="preserve">Source: </w:t>
      </w:r>
      <w:r>
        <w:t>EKF and Biosen laboratory guidance; the published earlobe versus fingertip comparison on Biosen S-Line and Lactate Scout</w:t>
      </w:r>
    </w:p>
    <w:p w14:paraId="15A2B012" w14:textId="77777777" w:rsidR="00870B45" w:rsidRDefault="00000000">
      <w:pPr>
        <w:spacing w:after="60"/>
      </w:pPr>
      <w:r>
        <w:rPr>
          <w:b/>
        </w:rPr>
        <w:t xml:space="preserve">What it does there: </w:t>
      </w:r>
      <w:r>
        <w:t>Manufacturer and laboratory guidance is explicit: clean the site with water and not alcohol, remove sweat, and keep the sampling site constant. Fingertip samples read systematically higher than earlobe samples on the same analyser.</w:t>
      </w:r>
    </w:p>
    <w:p w14:paraId="1D496DC5" w14:textId="77777777" w:rsidR="00870B45" w:rsidRDefault="00000000">
      <w:pPr>
        <w:spacing w:after="60"/>
      </w:pPr>
      <w:r>
        <w:rPr>
          <w:b/>
        </w:rPr>
        <w:t xml:space="preserve">Why it matters here: </w:t>
      </w:r>
      <w:r>
        <w:t>A lactate curve compared across two test days with different sampling sites has a shift in it that has nothing to do with the athlete. testday currently records the value and nothing about how it was obtained.</w:t>
      </w:r>
    </w:p>
    <w:p w14:paraId="2504E021" w14:textId="77777777" w:rsidR="00870B45" w:rsidRDefault="00000000">
      <w:pPr>
        <w:spacing w:after="60"/>
      </w:pPr>
      <w:r>
        <w:rPr>
          <w:b/>
        </w:rPr>
        <w:t xml:space="preserve">Proposal: </w:t>
      </w:r>
      <w:r>
        <w:t>Three fields on LactateEntry: site (earlobe, fingertip, other), analyser identity, strip or chip lot. Default to the previous session's values so the cost is one keypress. The longitudinal view warns when the site or analyser changed between tests being compared. A short SOP reminder sits in the entry modal (water not alcohol, wipe sweat, discard the first drop).</w:t>
      </w:r>
    </w:p>
    <w:p w14:paraId="4717295B" w14:textId="77777777" w:rsidR="00870B45" w:rsidRDefault="00000000">
      <w:pPr>
        <w:spacing w:after="40"/>
      </w:pPr>
      <w:r>
        <w:rPr>
          <w:b/>
          <w:sz w:val="18"/>
        </w:rPr>
        <w:t xml:space="preserve">Touches: </w:t>
      </w:r>
      <w:r>
        <w:rPr>
          <w:i/>
          <w:sz w:val="18"/>
        </w:rPr>
        <w:t>src/model/session.ts (LactateEntry), src/ui/Dashboard.tsx, src/model/longitudinal.ts, src/model/research.ts</w:t>
      </w:r>
      <w:r>
        <w:rPr>
          <w:b/>
          <w:sz w:val="18"/>
        </w:rPr>
        <w:t xml:space="preserve">   Effort: </w:t>
      </w:r>
      <w:r>
        <w:rPr>
          <w:sz w:val="18"/>
        </w:rPr>
        <w:t>S</w:t>
      </w:r>
      <w:r>
        <w:rPr>
          <w:b/>
          <w:sz w:val="18"/>
        </w:rPr>
        <w:t xml:space="preserve">   Risk: </w:t>
      </w:r>
      <w:r>
        <w:rPr>
          <w:sz w:val="18"/>
        </w:rPr>
        <w:t>Low</w:t>
      </w:r>
    </w:p>
    <w:p w14:paraId="5E9A59F4" w14:textId="636FBDDD" w:rsidR="00870B45" w:rsidRDefault="00000000">
      <w:pPr>
        <w:spacing w:after="240"/>
      </w:pPr>
      <w:r>
        <w:rPr>
          <w:color w:val="777777"/>
          <w:sz w:val="18"/>
        </w:rPr>
        <w:t xml:space="preserve">[ </w:t>
      </w:r>
      <w:ins w:id="13" w:author="Rikhard Mäki-Heikkilä" w:date="2026-08-14T18:39:00Z" w16du:dateUtc="2026-08-14T15:39:00Z">
        <w:r w:rsidR="0062408C">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279D3EF" w14:textId="77777777" w:rsidR="00870B45" w:rsidRDefault="00000000">
      <w:pPr>
        <w:pStyle w:val="Otsikko2"/>
      </w:pPr>
      <w:r>
        <w:t>11. A daily quality control record for the lactate analyser</w:t>
      </w:r>
    </w:p>
    <w:p w14:paraId="76C4600C" w14:textId="77777777" w:rsidR="00870B45" w:rsidRDefault="00000000">
      <w:pPr>
        <w:spacing w:after="60"/>
      </w:pPr>
      <w:r>
        <w:rPr>
          <w:b/>
        </w:rPr>
        <w:t xml:space="preserve">Source: </w:t>
      </w:r>
      <w:r>
        <w:t>Biosen and Lactate Scout laboratory routine (a control solution measured against a known standard each testing day)</w:t>
      </w:r>
    </w:p>
    <w:p w14:paraId="66A59F99" w14:textId="77777777" w:rsidR="00870B45" w:rsidRDefault="00000000">
      <w:pPr>
        <w:spacing w:after="60"/>
      </w:pPr>
      <w:r>
        <w:rPr>
          <w:b/>
        </w:rPr>
        <w:t xml:space="preserve">What it does there: </w:t>
      </w:r>
      <w:r>
        <w:t>Clinical and sports laboratories measure a control of known concentration before the day's samples, and the value is logged. Without it the analyser's readings are uncontrolled.</w:t>
      </w:r>
    </w:p>
    <w:p w14:paraId="7AE8985B" w14:textId="77777777" w:rsidR="00870B45" w:rsidRDefault="00000000">
      <w:pPr>
        <w:spacing w:after="60"/>
      </w:pPr>
      <w:r>
        <w:rPr>
          <w:b/>
        </w:rPr>
        <w:lastRenderedPageBreak/>
        <w:t xml:space="preserve">Why it matters here: </w:t>
      </w:r>
      <w:r>
        <w:t>One bad calibration turns a whole test day of lactate values into fiction, and it is only detectable afterwards if the control was measured and written down.</w:t>
      </w:r>
    </w:p>
    <w:p w14:paraId="4829CADA" w14:textId="77777777" w:rsidR="00870B45" w:rsidRDefault="00000000">
      <w:pPr>
        <w:spacing w:after="60"/>
      </w:pPr>
      <w:r>
        <w:rPr>
          <w:b/>
        </w:rPr>
        <w:t xml:space="preserve">Proposal: </w:t>
      </w:r>
      <w:r>
        <w:t>A once-per-day QC record: control lot, expected value, measured value, operator. The pre-flight gate warns when no QC exists for today. The measured deviation is copied into every session that day, so an out-of-range control is visible on the analysis page and in the export rather than in a paper notebook.</w:t>
      </w:r>
    </w:p>
    <w:p w14:paraId="0657E757" w14:textId="77777777" w:rsidR="00870B45" w:rsidRDefault="00000000">
      <w:pPr>
        <w:spacing w:after="40"/>
      </w:pPr>
      <w:r>
        <w:rPr>
          <w:b/>
          <w:sz w:val="18"/>
        </w:rPr>
        <w:t xml:space="preserve">Touches: </w:t>
      </w:r>
      <w:r>
        <w:rPr>
          <w:i/>
          <w:sz w:val="18"/>
        </w:rPr>
        <w:t>new src/model/qc.ts, src/ui/Settings.tsx, src/ui/Dashboard.tsx, src/model/research.ts</w:t>
      </w:r>
      <w:r>
        <w:rPr>
          <w:b/>
          <w:sz w:val="18"/>
        </w:rPr>
        <w:t xml:space="preserve">   Effort: </w:t>
      </w:r>
      <w:r>
        <w:rPr>
          <w:sz w:val="18"/>
        </w:rPr>
        <w:t>M</w:t>
      </w:r>
      <w:r>
        <w:rPr>
          <w:b/>
          <w:sz w:val="18"/>
        </w:rPr>
        <w:t xml:space="preserve">   Risk: </w:t>
      </w:r>
      <w:r>
        <w:rPr>
          <w:sz w:val="18"/>
        </w:rPr>
        <w:t>Low</w:t>
      </w:r>
    </w:p>
    <w:p w14:paraId="7552956C" w14:textId="67FE7E3A"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14" w:author="Rikhard Mäki-Heikkilä" w:date="2026-08-14T18:40:00Z" w16du:dateUtc="2026-08-14T15:40:00Z">
        <w:r w:rsidR="0062408C">
          <w:rPr>
            <w:color w:val="777777"/>
            <w:sz w:val="18"/>
          </w:rPr>
          <w:t>x toggle on off default off</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7C3B3F80" w14:textId="77777777" w:rsidR="00870B45" w:rsidRDefault="00000000">
      <w:pPr>
        <w:pStyle w:val="Otsikko2"/>
      </w:pPr>
      <w:r>
        <w:t>12. Read and record device firmware and serial numbers</w:t>
      </w:r>
    </w:p>
    <w:p w14:paraId="080007AA" w14:textId="77777777" w:rsidR="00870B45" w:rsidRDefault="00000000">
      <w:pPr>
        <w:spacing w:after="60"/>
      </w:pPr>
      <w:r>
        <w:rPr>
          <w:b/>
        </w:rPr>
        <w:t xml:space="preserve">Source: </w:t>
      </w:r>
      <w:r>
        <w:t>Zwift and Wahoo (calibrate again after every firmware update); clinical software equipment logs</w:t>
      </w:r>
    </w:p>
    <w:p w14:paraId="0432C979" w14:textId="77777777" w:rsidR="00870B45" w:rsidRDefault="00000000">
      <w:pPr>
        <w:spacing w:after="60"/>
      </w:pPr>
      <w:r>
        <w:rPr>
          <w:b/>
        </w:rPr>
        <w:t xml:space="preserve">What it does there: </w:t>
      </w:r>
      <w:r>
        <w:t>Trainer vendors change power algorithms in firmware, and both platforms tell users to recalibrate afterwards. Clinical software records equipment identity with every measurement.</w:t>
      </w:r>
    </w:p>
    <w:p w14:paraId="2B67C9BA" w14:textId="77777777" w:rsidR="00870B45" w:rsidRDefault="00000000">
      <w:pPr>
        <w:spacing w:after="60"/>
      </w:pPr>
      <w:r>
        <w:rPr>
          <w:b/>
        </w:rPr>
        <w:t xml:space="preserve">Why it matters here: </w:t>
      </w:r>
      <w:r>
        <w:t>A firmware update between two test days is a plausible explanation for a 10 W shift, and right now testday cannot even tell you whether one happened. The data are free: the Device Information Service is a standard BLE service the app already talks past.</w:t>
      </w:r>
    </w:p>
    <w:p w14:paraId="47B2A2D6" w14:textId="77777777" w:rsidR="00870B45" w:rsidRDefault="00000000">
      <w:pPr>
        <w:spacing w:after="60"/>
      </w:pPr>
      <w:r>
        <w:rPr>
          <w:b/>
        </w:rPr>
        <w:t xml:space="preserve">Proposal: </w:t>
      </w:r>
      <w:r>
        <w:t>Read manufacturer, model, firmware revision and serial from the Device Information Service on connect, store them per device and copy them onto the session. Flag on the comparability report (item 63) when firmware changed since the previous test with this athlete.</w:t>
      </w:r>
    </w:p>
    <w:p w14:paraId="2B1DC369" w14:textId="77777777" w:rsidR="00870B45" w:rsidRDefault="00000000">
      <w:pPr>
        <w:spacing w:after="40"/>
      </w:pPr>
      <w:r>
        <w:rPr>
          <w:b/>
          <w:sz w:val="18"/>
        </w:rPr>
        <w:t xml:space="preserve">Touches: </w:t>
      </w:r>
      <w:r>
        <w:rPr>
          <w:i/>
          <w:sz w:val="18"/>
        </w:rPr>
        <w:t>src/ble/uuids.ts, src/ble/manager.ts, src/model/session.ts, src/model/longitudinal.ts</w:t>
      </w:r>
      <w:r>
        <w:rPr>
          <w:b/>
          <w:sz w:val="18"/>
        </w:rPr>
        <w:t xml:space="preserve">   Effort: </w:t>
      </w:r>
      <w:r>
        <w:rPr>
          <w:sz w:val="18"/>
        </w:rPr>
        <w:t>S</w:t>
      </w:r>
      <w:r>
        <w:rPr>
          <w:b/>
          <w:sz w:val="18"/>
        </w:rPr>
        <w:t xml:space="preserve">   Risk: </w:t>
      </w:r>
      <w:r>
        <w:rPr>
          <w:sz w:val="18"/>
        </w:rPr>
        <w:t>Low</w:t>
      </w:r>
    </w:p>
    <w:p w14:paraId="2FDE5A8D" w14:textId="53B7F4E1" w:rsidR="00870B45" w:rsidRDefault="00000000">
      <w:pPr>
        <w:spacing w:after="240"/>
      </w:pPr>
      <w:r>
        <w:rPr>
          <w:color w:val="777777"/>
          <w:sz w:val="18"/>
        </w:rPr>
        <w:t xml:space="preserve">[ </w:t>
      </w:r>
      <w:ins w:id="15" w:author="Rikhard Mäki-Heikkilä" w:date="2026-08-14T18:40:00Z" w16du:dateUtc="2026-08-14T15:40:00Z">
        <w:r w:rsidR="0062408C">
          <w:rPr>
            <w:color w:val="777777"/>
            <w:sz w:val="18"/>
          </w:rPr>
          <w:t>x by default previous number</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044B109" w14:textId="77777777" w:rsidR="00870B45" w:rsidRDefault="00000000">
      <w:pPr>
        <w:pStyle w:val="Otsikko1"/>
      </w:pPr>
      <w:r>
        <w:t>B. Protocol design and the runner</w:t>
      </w:r>
    </w:p>
    <w:p w14:paraId="664869A1" w14:textId="77777777" w:rsidR="00870B45" w:rsidRDefault="00000000">
      <w:pPr>
        <w:pStyle w:val="Otsikko2"/>
      </w:pPr>
      <w:r>
        <w:t>13. Version and lock protocols, so a name keeps meaning one thing</w:t>
      </w:r>
    </w:p>
    <w:p w14:paraId="03092AA6" w14:textId="77777777" w:rsidR="00870B45" w:rsidRDefault="00000000">
      <w:pPr>
        <w:spacing w:after="60"/>
      </w:pPr>
      <w:r>
        <w:rPr>
          <w:b/>
        </w:rPr>
        <w:t xml:space="preserve">Source: </w:t>
      </w:r>
      <w:r>
        <w:t>COSMED Omnia and Lode Ergometry Manager (protocol libraries with fixed, referenced standard protocols)</w:t>
      </w:r>
    </w:p>
    <w:p w14:paraId="11B5C60C" w14:textId="77777777" w:rsidR="00870B45" w:rsidRDefault="00000000">
      <w:pPr>
        <w:spacing w:after="60"/>
      </w:pPr>
      <w:r>
        <w:rPr>
          <w:b/>
        </w:rPr>
        <w:t xml:space="preserve">What it does there: </w:t>
      </w:r>
      <w:r>
        <w:t>Clinical ergometry software ships standard protocols that cannot be silently edited, and treats a modified protocol as a new protocol.</w:t>
      </w:r>
    </w:p>
    <w:p w14:paraId="057B867E" w14:textId="77777777" w:rsidR="00870B45" w:rsidRDefault="00000000">
      <w:pPr>
        <w:spacing w:after="60"/>
      </w:pPr>
      <w:r>
        <w:rPr>
          <w:b/>
        </w:rPr>
        <w:t xml:space="preserve">Why it matters here: </w:t>
      </w:r>
      <w:r>
        <w:t>testday protocols are editable objects held by id. Edit the lab's step test in March and every session recorded in February now points at a protocol that no longer describes what was done. The as-executed log mitigates this but does not fix the label.</w:t>
      </w:r>
    </w:p>
    <w:p w14:paraId="6EE348DE" w14:textId="77777777" w:rsidR="00870B45" w:rsidRDefault="00000000">
      <w:pPr>
        <w:spacing w:after="60"/>
      </w:pPr>
      <w:r>
        <w:rPr>
          <w:b/>
        </w:rPr>
        <w:t xml:space="preserve">Proposal: </w:t>
      </w:r>
      <w:r>
        <w:t>Give every protocol a content hash and a version number, store both on the session, and make editing a built-in or previously-used protocol create a new version rather than mutate the old one. The analysis page shows the protocol exactly as it was at the time of the test.</w:t>
      </w:r>
    </w:p>
    <w:p w14:paraId="206F563A" w14:textId="77777777" w:rsidR="00870B45" w:rsidRDefault="00000000">
      <w:pPr>
        <w:spacing w:after="40"/>
      </w:pPr>
      <w:r>
        <w:rPr>
          <w:b/>
          <w:sz w:val="18"/>
        </w:rPr>
        <w:t xml:space="preserve">Touches: </w:t>
      </w:r>
      <w:r>
        <w:rPr>
          <w:i/>
          <w:sz w:val="18"/>
        </w:rPr>
        <w:t>src/model/protocol.ts, src/model/storage.ts, src/model/session.ts, src/ui/Builder.tsx</w:t>
      </w:r>
      <w:r>
        <w:rPr>
          <w:b/>
          <w:sz w:val="18"/>
        </w:rPr>
        <w:t xml:space="preserve">   Effort: </w:t>
      </w:r>
      <w:r>
        <w:rPr>
          <w:sz w:val="18"/>
        </w:rPr>
        <w:t>M</w:t>
      </w:r>
      <w:r>
        <w:rPr>
          <w:b/>
          <w:sz w:val="18"/>
        </w:rPr>
        <w:t xml:space="preserve">   Risk: </w:t>
      </w:r>
      <w:r>
        <w:rPr>
          <w:sz w:val="18"/>
        </w:rPr>
        <w:t>Low</w:t>
      </w:r>
    </w:p>
    <w:p w14:paraId="6A4B9FFF" w14:textId="398E4917" w:rsidR="00870B45" w:rsidRDefault="00000000">
      <w:pPr>
        <w:spacing w:after="240"/>
      </w:pPr>
      <w:r>
        <w:rPr>
          <w:color w:val="777777"/>
          <w:sz w:val="18"/>
        </w:rPr>
        <w:t xml:space="preserve">[ </w:t>
      </w:r>
      <w:ins w:id="16" w:author="Rikhard Mäki-Heikkilä" w:date="2026-08-14T18:41:00Z" w16du:dateUtc="2026-08-14T15:41:00Z">
        <w:r w:rsidR="0062408C">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245EAED" w14:textId="77777777" w:rsidR="00870B45" w:rsidRDefault="00000000">
      <w:pPr>
        <w:pStyle w:val="Otsikko2"/>
      </w:pPr>
      <w:r>
        <w:t>14. Ship documented, citable standard protocols</w:t>
      </w:r>
    </w:p>
    <w:p w14:paraId="7F527882" w14:textId="77777777" w:rsidR="00870B45" w:rsidRDefault="00000000">
      <w:pPr>
        <w:spacing w:after="60"/>
      </w:pPr>
      <w:r>
        <w:rPr>
          <w:b/>
        </w:rPr>
        <w:t xml:space="preserve">Source: </w:t>
      </w:r>
      <w:r>
        <w:t>Lode Ergometry Manager (commonly used protocols preprogrammed as standard); Omnia protocol templates</w:t>
      </w:r>
    </w:p>
    <w:p w14:paraId="19E62185" w14:textId="77777777" w:rsidR="00870B45" w:rsidRDefault="00000000">
      <w:pPr>
        <w:spacing w:after="60"/>
      </w:pPr>
      <w:r>
        <w:rPr>
          <w:b/>
        </w:rPr>
        <w:lastRenderedPageBreak/>
        <w:t xml:space="preserve">What it does there: </w:t>
      </w:r>
      <w:r>
        <w:t>Lab software ships the named protocols so that a report can say Bruce, or WHO ramp, and mean exactly one thing.</w:t>
      </w:r>
    </w:p>
    <w:p w14:paraId="2CA09C65" w14:textId="77777777" w:rsidR="00870B45" w:rsidRDefault="00000000">
      <w:pPr>
        <w:spacing w:after="60"/>
      </w:pPr>
      <w:r>
        <w:rPr>
          <w:b/>
        </w:rPr>
        <w:t xml:space="preserve">Why it matters here: </w:t>
      </w:r>
      <w:r>
        <w:t>presets.ts already carries built-ins. What it does not carry is the citation and the intended use, which is what makes a protocol defensible in a paper.</w:t>
      </w:r>
    </w:p>
    <w:p w14:paraId="289CA78F" w14:textId="77777777" w:rsidR="00870B45" w:rsidRDefault="00000000">
      <w:pPr>
        <w:spacing w:after="60"/>
      </w:pPr>
      <w:r>
        <w:rPr>
          <w:b/>
        </w:rPr>
        <w:t xml:space="preserve">Proposal: </w:t>
      </w:r>
      <w:r>
        <w:t>Extend the preset record with a source citation, the population it was designed for and its known limitations, shown in the builder and printed in the report. Add the missing lab staples: a 3 to 5 min stage lactate step test, a maximal ramp with the increment chosen from predicted capacity, a 30 min constant-load MLSS confirmation, a verification bout (item 17) and the 3 minute all-out test (item 15).</w:t>
      </w:r>
    </w:p>
    <w:p w14:paraId="1CD4DCC3" w14:textId="77777777" w:rsidR="00870B45" w:rsidRDefault="00000000">
      <w:pPr>
        <w:spacing w:after="40"/>
      </w:pPr>
      <w:r>
        <w:rPr>
          <w:b/>
          <w:sz w:val="18"/>
        </w:rPr>
        <w:t xml:space="preserve">Touches: </w:t>
      </w:r>
      <w:r>
        <w:rPr>
          <w:i/>
          <w:sz w:val="18"/>
        </w:rPr>
        <w:t>src/model/presets.ts, src/ui/Builder.tsx</w:t>
      </w:r>
      <w:r>
        <w:rPr>
          <w:b/>
          <w:sz w:val="18"/>
        </w:rPr>
        <w:t xml:space="preserve">   Effort: </w:t>
      </w:r>
      <w:r>
        <w:rPr>
          <w:sz w:val="18"/>
        </w:rPr>
        <w:t>S</w:t>
      </w:r>
      <w:r>
        <w:rPr>
          <w:b/>
          <w:sz w:val="18"/>
        </w:rPr>
        <w:t xml:space="preserve">   Risk: </w:t>
      </w:r>
      <w:r>
        <w:rPr>
          <w:sz w:val="18"/>
        </w:rPr>
        <w:t>Low</w:t>
      </w:r>
    </w:p>
    <w:p w14:paraId="2D25E714" w14:textId="1D4BEDF8" w:rsidR="00870B45" w:rsidRDefault="00000000">
      <w:pPr>
        <w:spacing w:after="240"/>
      </w:pPr>
      <w:r>
        <w:rPr>
          <w:color w:val="777777"/>
          <w:sz w:val="18"/>
        </w:rPr>
        <w:t xml:space="preserve">[ </w:t>
      </w:r>
      <w:ins w:id="17" w:author="Rikhard Mäki-Heikkilä" w:date="2026-08-14T18:41:00Z" w16du:dateUtc="2026-08-14T15:41:00Z">
        <w:r w:rsidR="0062408C">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21EB39F" w14:textId="77777777" w:rsidR="00870B45" w:rsidRDefault="00000000">
      <w:pPr>
        <w:pStyle w:val="Otsikko2"/>
      </w:pPr>
      <w:r>
        <w:t>15. The 3 minute all-out test as a first-class protocol</w:t>
      </w:r>
    </w:p>
    <w:p w14:paraId="0EDDADEF" w14:textId="77777777" w:rsidR="00870B45" w:rsidRDefault="00000000">
      <w:pPr>
        <w:spacing w:after="60"/>
      </w:pPr>
      <w:r>
        <w:rPr>
          <w:b/>
        </w:rPr>
        <w:t xml:space="preserve">Source: </w:t>
      </w:r>
      <w:r>
        <w:t>GoldenCheetah and intervals.icu support the resulting model; the protocol is Vanhatalo et al 2007</w:t>
      </w:r>
    </w:p>
    <w:p w14:paraId="69667520" w14:textId="77777777" w:rsidR="00870B45" w:rsidRDefault="00000000">
      <w:pPr>
        <w:spacing w:after="60"/>
      </w:pPr>
      <w:r>
        <w:rPr>
          <w:b/>
        </w:rPr>
        <w:t xml:space="preserve">What it does there: </w:t>
      </w:r>
      <w:r>
        <w:t>A single 3 min all-out effort against a fixed linear resistance yields critical power as the end-test power over the final 30 s, and W' as the work above it.</w:t>
      </w:r>
    </w:p>
    <w:p w14:paraId="1AA83B85" w14:textId="77777777" w:rsidR="00870B45" w:rsidRDefault="00000000">
      <w:pPr>
        <w:spacing w:after="60"/>
      </w:pPr>
      <w:r>
        <w:rPr>
          <w:b/>
        </w:rPr>
        <w:t xml:space="preserve">Why it matters here: </w:t>
      </w:r>
      <w:r>
        <w:t>testday already computes critical power in analysis.ts but has no protocol that produces valid input for it. The protocol needs linear or isokinetic resistance rather than ERG, which is a control mode the app does not currently drive.</w:t>
      </w:r>
    </w:p>
    <w:p w14:paraId="43003090" w14:textId="77777777" w:rsidR="00870B45" w:rsidRDefault="00000000">
      <w:pPr>
        <w:spacing w:after="60"/>
      </w:pPr>
      <w:r>
        <w:rPr>
          <w:b/>
        </w:rPr>
        <w:t xml:space="preserve">Proposal: </w:t>
      </w:r>
      <w:r>
        <w:t>A step target mode that commands FTMS indoor bike simulation or a fixed resistance level rather than a power set-point, a 3 min timer, and an analysis that reports end-test power over the last 30 s with the work above it. State the caveat in the output: the method has good test-retest reliability but has been questioned in elite cyclists, and it requires a genuinely maximal start.</w:t>
      </w:r>
    </w:p>
    <w:p w14:paraId="7953D695" w14:textId="77777777" w:rsidR="00870B45" w:rsidRDefault="00000000">
      <w:pPr>
        <w:spacing w:after="40"/>
      </w:pPr>
      <w:r>
        <w:rPr>
          <w:b/>
          <w:sz w:val="18"/>
        </w:rPr>
        <w:t xml:space="preserve">Touches: </w:t>
      </w:r>
      <w:r>
        <w:rPr>
          <w:i/>
          <w:sz w:val="18"/>
        </w:rPr>
        <w:t>src/ble/ftms.ts, src/model/protocol.ts (StepTarget), src/model/session.ts, src/model/analysis.ts</w:t>
      </w:r>
      <w:r>
        <w:rPr>
          <w:b/>
          <w:sz w:val="18"/>
        </w:rPr>
        <w:t xml:space="preserve">   Effort: </w:t>
      </w:r>
      <w:r>
        <w:rPr>
          <w:sz w:val="18"/>
        </w:rPr>
        <w:t>L</w:t>
      </w:r>
      <w:r>
        <w:rPr>
          <w:b/>
          <w:sz w:val="18"/>
        </w:rPr>
        <w:t xml:space="preserve">   Risk: </w:t>
      </w:r>
      <w:r>
        <w:rPr>
          <w:sz w:val="18"/>
        </w:rPr>
        <w:t>Medium (a new trainer control mode is the risky part)</w:t>
      </w:r>
    </w:p>
    <w:p w14:paraId="205BFCE7" w14:textId="05B94D7F" w:rsidR="00870B45" w:rsidRDefault="00000000">
      <w:pPr>
        <w:spacing w:after="240"/>
      </w:pPr>
      <w:r>
        <w:rPr>
          <w:color w:val="777777"/>
          <w:sz w:val="18"/>
        </w:rPr>
        <w:t xml:space="preserve">[ </w:t>
      </w:r>
      <w:ins w:id="18" w:author="Rikhard Mäki-Heikkilä" w:date="2026-08-14T18:42:00Z" w16du:dateUtc="2026-08-14T15:42:00Z">
        <w:r w:rsidR="0062408C">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401FD9E" w14:textId="77777777" w:rsidR="00870B45" w:rsidRDefault="00000000">
      <w:pPr>
        <w:pStyle w:val="Otsikko2"/>
      </w:pPr>
      <w:r>
        <w:t>16. A heart-rate-clamped step: the runner closes the loop on HR</w:t>
      </w:r>
    </w:p>
    <w:p w14:paraId="5B6B45C0" w14:textId="77777777" w:rsidR="00870B45" w:rsidRDefault="00000000">
      <w:pPr>
        <w:spacing w:after="60"/>
      </w:pPr>
      <w:r>
        <w:rPr>
          <w:b/>
        </w:rPr>
        <w:t xml:space="preserve">Source: </w:t>
      </w:r>
      <w:r>
        <w:t>Wahoo SYSTM Half Monty (a constrained ramp followed by a 20 min effort held at a heart rate derived from it)</w:t>
      </w:r>
    </w:p>
    <w:p w14:paraId="3D5FCF29" w14:textId="77777777" w:rsidR="00870B45" w:rsidRDefault="00000000">
      <w:pPr>
        <w:spacing w:after="60"/>
      </w:pPr>
      <w:r>
        <w:rPr>
          <w:b/>
        </w:rPr>
        <w:t xml:space="preserve">What it does there: </w:t>
      </w:r>
      <w:r>
        <w:t>Half Monty holds the athlete at a heart rate rather than a power, and uses the resulting HR to power relationship to estimate threshold. Wahoo's claim is that a plain ramp with a 75 percent multiplier misestimates 17 percent of athletes.</w:t>
      </w:r>
    </w:p>
    <w:p w14:paraId="1F9B2DC4" w14:textId="77777777" w:rsidR="00870B45" w:rsidRDefault="00000000">
      <w:pPr>
        <w:spacing w:after="60"/>
      </w:pPr>
      <w:r>
        <w:rPr>
          <w:b/>
        </w:rPr>
        <w:t xml:space="preserve">Why it matters here: </w:t>
      </w:r>
      <w:r>
        <w:t>A submaximal, HR-clamped stage is genuinely useful in a clinical population and for athletes who should not be taken to exhaustion, and testday cannot express it: every controlled step targets watts, speed, incline or VO2.</w:t>
      </w:r>
    </w:p>
    <w:p w14:paraId="1F3771D3" w14:textId="77777777" w:rsidR="00870B45" w:rsidRDefault="00000000">
      <w:pPr>
        <w:spacing w:after="60"/>
      </w:pPr>
      <w:r>
        <w:rPr>
          <w:b/>
        </w:rPr>
        <w:t xml:space="preserve">Proposal: </w:t>
      </w:r>
      <w:r>
        <w:t>Add an hr target mode where the runner adjusts commanded power to hold a target heart rate, with a slow control loop (adjustment no more than once per 20 s, a hard ceiling and floor in watts, and an abort if HR data go stale for 10 s). Record both the target and the commanded power so the loop's behaviour is auditable. Flag honestly in the output that the Wahoo accuracy claim is a vendor claim from internal data and has not been independently validated; the HR-clamped stage stands on its own as a submaximal protocol without it.</w:t>
      </w:r>
    </w:p>
    <w:p w14:paraId="2D167948" w14:textId="77777777" w:rsidR="00870B45" w:rsidRDefault="00000000">
      <w:pPr>
        <w:spacing w:after="40"/>
      </w:pPr>
      <w:r>
        <w:rPr>
          <w:b/>
          <w:sz w:val="18"/>
        </w:rPr>
        <w:lastRenderedPageBreak/>
        <w:t xml:space="preserve">Touches: </w:t>
      </w:r>
      <w:r>
        <w:rPr>
          <w:i/>
          <w:sz w:val="18"/>
        </w:rPr>
        <w:t>src/model/protocol.ts, src/model/session.ts (TestRunner), src/ble/ftms.ts</w:t>
      </w:r>
      <w:r>
        <w:rPr>
          <w:b/>
          <w:sz w:val="18"/>
        </w:rPr>
        <w:t xml:space="preserve">   Effort: </w:t>
      </w:r>
      <w:r>
        <w:rPr>
          <w:sz w:val="18"/>
        </w:rPr>
        <w:t>L</w:t>
      </w:r>
      <w:r>
        <w:rPr>
          <w:b/>
          <w:sz w:val="18"/>
        </w:rPr>
        <w:t xml:space="preserve">   Risk: </w:t>
      </w:r>
      <w:r>
        <w:rPr>
          <w:sz w:val="18"/>
        </w:rPr>
        <w:t>Medium (closed-loop control on a physiological signal needs hard rails)</w:t>
      </w:r>
    </w:p>
    <w:p w14:paraId="52377986" w14:textId="55752B83" w:rsidR="00870B45" w:rsidRDefault="00000000">
      <w:pPr>
        <w:spacing w:after="240"/>
      </w:pPr>
      <w:r>
        <w:rPr>
          <w:color w:val="777777"/>
          <w:sz w:val="18"/>
        </w:rPr>
        <w:t xml:space="preserve">[ </w:t>
      </w:r>
      <w:ins w:id="19" w:author="Rikhard Mäki-Heikkilä" w:date="2026-08-14T18:42:00Z" w16du:dateUtc="2026-08-14T15:42:00Z">
        <w:r w:rsidR="0062408C">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53DF6A0" w14:textId="77777777" w:rsidR="00870B45" w:rsidRDefault="00000000">
      <w:pPr>
        <w:pStyle w:val="Otsikko2"/>
      </w:pPr>
      <w:r>
        <w:t>17. A verification bout appended to any maximal test</w:t>
      </w:r>
    </w:p>
    <w:p w14:paraId="252B3603" w14:textId="77777777" w:rsidR="00870B45" w:rsidRDefault="00000000">
      <w:pPr>
        <w:spacing w:after="60"/>
      </w:pPr>
      <w:r>
        <w:rPr>
          <w:b/>
        </w:rPr>
        <w:t xml:space="preserve">Source: </w:t>
      </w:r>
      <w:r>
        <w:t>The VO2max verification phase literature (supramaximal constant-load bout after 5 to 15 min recovery; VO2max confirmed if the verification value is within about 5 percent)</w:t>
      </w:r>
    </w:p>
    <w:p w14:paraId="05C3DB6C" w14:textId="77777777" w:rsidR="00870B45" w:rsidRDefault="00000000">
      <w:pPr>
        <w:spacing w:after="60"/>
      </w:pPr>
      <w:r>
        <w:rPr>
          <w:b/>
        </w:rPr>
        <w:t xml:space="preserve">What it does there: </w:t>
      </w:r>
      <w:r>
        <w:t>A verification bout is the current best answer to the fact that the classical plateau criterion is met by a minority of tests and the secondary criteria are protocol-dependent.</w:t>
      </w:r>
    </w:p>
    <w:p w14:paraId="45C578E7" w14:textId="77777777" w:rsidR="00870B45" w:rsidRDefault="00000000">
      <w:pPr>
        <w:spacing w:after="60"/>
      </w:pPr>
      <w:r>
        <w:rPr>
          <w:b/>
        </w:rPr>
        <w:t xml:space="preserve">Why it matters here: </w:t>
      </w:r>
      <w:r>
        <w:t>testday has no way to compose a post-test bout onto a ramp, so the lab either does not do it or does it with a stopwatch outside the recording.</w:t>
      </w:r>
    </w:p>
    <w:p w14:paraId="43BC1860" w14:textId="77777777" w:rsidR="00870B45" w:rsidRDefault="00000000">
      <w:pPr>
        <w:spacing w:after="60"/>
      </w:pPr>
      <w:r>
        <w:rPr>
          <w:b/>
        </w:rPr>
        <w:t xml:space="preserve">Proposal: </w:t>
      </w:r>
      <w:r>
        <w:t>A protocol modifier that appends a recovery period of configurable length and a constant-load step at a percentage of the peak workload just achieved, resolved at runtime rather than written in advance. The analysis reports both peak values and the agreement between them, with the 5 percent convention stated as a convention.</w:t>
      </w:r>
    </w:p>
    <w:p w14:paraId="21FFE847" w14:textId="77777777" w:rsidR="00870B45" w:rsidRDefault="00000000">
      <w:pPr>
        <w:spacing w:after="40"/>
      </w:pPr>
      <w:r>
        <w:rPr>
          <w:b/>
          <w:sz w:val="18"/>
        </w:rPr>
        <w:t xml:space="preserve">Touches: </w:t>
      </w:r>
      <w:r>
        <w:rPr>
          <w:i/>
          <w:sz w:val="18"/>
        </w:rPr>
        <w:t>src/model/protocol.ts, src/model/session.ts, src/model/presets.ts, src/ui/Analysis.tsx</w:t>
      </w:r>
      <w:r>
        <w:rPr>
          <w:b/>
          <w:sz w:val="18"/>
        </w:rPr>
        <w:t xml:space="preserve">   Effort: </w:t>
      </w:r>
      <w:r>
        <w:rPr>
          <w:sz w:val="18"/>
        </w:rPr>
        <w:t>M</w:t>
      </w:r>
      <w:r>
        <w:rPr>
          <w:b/>
          <w:sz w:val="18"/>
        </w:rPr>
        <w:t xml:space="preserve">   Risk: </w:t>
      </w:r>
      <w:r>
        <w:rPr>
          <w:sz w:val="18"/>
        </w:rPr>
        <w:t>Low</w:t>
      </w:r>
    </w:p>
    <w:p w14:paraId="717EB79E" w14:textId="3153E0BF" w:rsidR="00870B45" w:rsidRDefault="00000000">
      <w:pPr>
        <w:spacing w:after="240"/>
      </w:pPr>
      <w:r>
        <w:rPr>
          <w:color w:val="777777"/>
          <w:sz w:val="18"/>
        </w:rPr>
        <w:t>[</w:t>
      </w:r>
      <w:ins w:id="20" w:author="Rikhard Mäki-Heikkilä" w:date="2026-08-14T18:45:00Z" w16du:dateUtc="2026-08-14T15:45:00Z">
        <w:r w:rsidR="0062408C">
          <w:rPr>
            <w:color w:val="777777"/>
            <w:sz w:val="18"/>
          </w:rPr>
          <w:t>x list literature and reasons to docs</w:t>
        </w:r>
      </w:ins>
      <w:del w:id="21" w:author="Rikhard Mäki-Heikkilä" w:date="2026-08-14T18:45:00Z" w16du:dateUtc="2026-08-14T15:45:00Z">
        <w:r w:rsidDel="0062408C">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55721B6" w14:textId="77777777" w:rsidR="00870B45" w:rsidRDefault="00000000">
      <w:pPr>
        <w:pStyle w:val="Otsikko2"/>
      </w:pPr>
      <w:r>
        <w:t>18. Automatic end of step on failure to hold</w:t>
      </w:r>
    </w:p>
    <w:p w14:paraId="1AB4F998" w14:textId="77777777" w:rsidR="00870B45" w:rsidRDefault="00000000">
      <w:pPr>
        <w:spacing w:after="60"/>
      </w:pPr>
      <w:r>
        <w:rPr>
          <w:b/>
        </w:rPr>
        <w:t xml:space="preserve">Source: </w:t>
      </w:r>
      <w:r>
        <w:t>TrainerRoad ramp test (the test ends when the athlete can no longer hold cadence); Xert and Zwift use the same signal</w:t>
      </w:r>
    </w:p>
    <w:p w14:paraId="2BD7F1B8" w14:textId="77777777" w:rsidR="00870B45" w:rsidRDefault="00000000">
      <w:pPr>
        <w:spacing w:after="60"/>
      </w:pPr>
      <w:r>
        <w:rPr>
          <w:b/>
        </w:rPr>
        <w:t xml:space="preserve">What it does there: </w:t>
      </w:r>
      <w:r>
        <w:t>Training apps end a ramp on an objective failure signal rather than on the operator's judgement, and they say what the signal was.</w:t>
      </w:r>
    </w:p>
    <w:p w14:paraId="1660EDD9" w14:textId="77777777" w:rsidR="00870B45" w:rsidRDefault="00000000">
      <w:pPr>
        <w:spacing w:after="60"/>
      </w:pPr>
      <w:r>
        <w:rPr>
          <w:b/>
        </w:rPr>
        <w:t xml:space="preserve">Why it matters here: </w:t>
      </w:r>
      <w:r>
        <w:t>In testday the operator decides when the athlete has failed, under time pressure, while also handling a lactate sample. The decision is defensible but undocumented and inconsistent between operators.</w:t>
      </w:r>
    </w:p>
    <w:p w14:paraId="1F9154AF" w14:textId="77777777" w:rsidR="00870B45" w:rsidRDefault="00000000">
      <w:pPr>
        <w:spacing w:after="60"/>
      </w:pPr>
      <w:r>
        <w:rPr>
          <w:b/>
        </w:rPr>
        <w:t xml:space="preserve">Proposal: </w:t>
      </w:r>
      <w:r>
        <w:t>Per-step end conditions, off by default: cadence below X for Y s, power below Z percent of target for Y s, speed not held, heart rate above a ceiling. When one fires the step ends, the trigger is recorded as an event, and the operator can veto within a few seconds. The value is as much in the record as in the automation.</w:t>
      </w:r>
    </w:p>
    <w:p w14:paraId="256A6F8E" w14:textId="77777777" w:rsidR="00870B45" w:rsidRDefault="00000000">
      <w:pPr>
        <w:spacing w:after="40"/>
      </w:pPr>
      <w:r>
        <w:rPr>
          <w:b/>
          <w:sz w:val="18"/>
        </w:rPr>
        <w:t xml:space="preserve">Touches: </w:t>
      </w:r>
      <w:r>
        <w:rPr>
          <w:i/>
          <w:sz w:val="18"/>
        </w:rPr>
        <w:t>src/model/protocol.ts (Step), src/model/session.ts (TestRunner), src/ui/Dashboard.tsx</w:t>
      </w:r>
      <w:r>
        <w:rPr>
          <w:b/>
          <w:sz w:val="18"/>
        </w:rPr>
        <w:t xml:space="preserve">   Effort: </w:t>
      </w:r>
      <w:r>
        <w:rPr>
          <w:sz w:val="18"/>
        </w:rPr>
        <w:t>M</w:t>
      </w:r>
      <w:r>
        <w:rPr>
          <w:b/>
          <w:sz w:val="18"/>
        </w:rPr>
        <w:t xml:space="preserve">   Risk: </w:t>
      </w:r>
      <w:r>
        <w:rPr>
          <w:sz w:val="18"/>
        </w:rPr>
        <w:t>Low</w:t>
      </w:r>
    </w:p>
    <w:p w14:paraId="7F4653FA" w14:textId="3667822A" w:rsidR="00870B45" w:rsidRDefault="00000000">
      <w:pPr>
        <w:spacing w:after="240"/>
      </w:pPr>
      <w:r>
        <w:rPr>
          <w:color w:val="777777"/>
          <w:sz w:val="18"/>
        </w:rPr>
        <w:t xml:space="preserve">[ </w:t>
      </w:r>
      <w:ins w:id="22" w:author="Rikhard Mäki-Heikkilä" w:date="2026-08-14T18:46:00Z" w16du:dateUtc="2026-08-14T15:46:00Z">
        <w:r w:rsidR="0062408C">
          <w:rPr>
            <w:color w:val="777777"/>
            <w:sz w:val="18"/>
          </w:rPr>
          <w:t>optional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4810A344" w14:textId="77777777" w:rsidR="00870B45" w:rsidRDefault="00000000">
      <w:pPr>
        <w:pStyle w:val="Otsikko2"/>
      </w:pPr>
      <w:r>
        <w:t>19. Anchor targets to something other than FTP</w:t>
      </w:r>
    </w:p>
    <w:p w14:paraId="415454E0" w14:textId="77777777" w:rsidR="00870B45" w:rsidRDefault="00000000">
      <w:pPr>
        <w:spacing w:after="60"/>
      </w:pPr>
      <w:r>
        <w:rPr>
          <w:b/>
        </w:rPr>
        <w:t xml:space="preserve">Source: </w:t>
      </w:r>
      <w:r>
        <w:t>WKO5 iLevels (targets from a modelled power-duration curve rather than a single FTP); Wahoo 4DP (four anchors rather than one)</w:t>
      </w:r>
    </w:p>
    <w:p w14:paraId="5B48E1CD" w14:textId="77777777" w:rsidR="00870B45" w:rsidRDefault="00000000">
      <w:pPr>
        <w:spacing w:after="60"/>
      </w:pPr>
      <w:r>
        <w:rPr>
          <w:b/>
        </w:rPr>
        <w:t xml:space="preserve">What it does there: </w:t>
      </w:r>
      <w:r>
        <w:t>Both argue the same point from different directions: one anchor cannot set correct targets across the intensity range, because riders with the same FTP differ above and below it.</w:t>
      </w:r>
    </w:p>
    <w:p w14:paraId="160B59CE" w14:textId="77777777" w:rsidR="00870B45" w:rsidRDefault="00000000">
      <w:pPr>
        <w:spacing w:after="60"/>
      </w:pPr>
      <w:r>
        <w:rPr>
          <w:b/>
        </w:rPr>
        <w:t xml:space="preserve">Why it matters here: </w:t>
      </w:r>
      <w:r>
        <w:t>testday anchors percentage targets to a single global FTP held in settings. For a step test whose whole purpose is to find LT1 and LT2, anchoring the next test to the previous test's LT2 is more useful and more honest than anchoring it to an FTP nobody measured.</w:t>
      </w:r>
    </w:p>
    <w:p w14:paraId="4C80EFA1" w14:textId="77777777" w:rsidR="00870B45" w:rsidRDefault="00000000">
      <w:pPr>
        <w:spacing w:after="60"/>
      </w:pPr>
      <w:r>
        <w:rPr>
          <w:b/>
        </w:rPr>
        <w:lastRenderedPageBreak/>
        <w:t xml:space="preserve">Proposal: </w:t>
      </w:r>
      <w:r>
        <w:t>Allow a protocol to declare its anchor: FTP, MAP, LT1, LT2, critical power, peak treadmill speed or an absolute value. Resolve the anchor from the athlete's most recent test at load time, show which test it came from, and record the resolved value on the session.</w:t>
      </w:r>
    </w:p>
    <w:p w14:paraId="0975CB62" w14:textId="77777777" w:rsidR="00870B45" w:rsidRDefault="00000000">
      <w:pPr>
        <w:spacing w:after="40"/>
      </w:pPr>
      <w:r>
        <w:rPr>
          <w:b/>
          <w:sz w:val="18"/>
        </w:rPr>
        <w:t xml:space="preserve">Touches: </w:t>
      </w:r>
      <w:r>
        <w:rPr>
          <w:i/>
          <w:sz w:val="18"/>
        </w:rPr>
        <w:t>src/model/protocol.ts, src/model/longitudinal.ts, src/ui/Builder.tsx, src/ui/Settings.tsx</w:t>
      </w:r>
      <w:r>
        <w:rPr>
          <w:b/>
          <w:sz w:val="18"/>
        </w:rPr>
        <w:t xml:space="preserve">   Effort: </w:t>
      </w:r>
      <w:r>
        <w:rPr>
          <w:sz w:val="18"/>
        </w:rPr>
        <w:t>M</w:t>
      </w:r>
      <w:r>
        <w:rPr>
          <w:b/>
          <w:sz w:val="18"/>
        </w:rPr>
        <w:t xml:space="preserve">   Risk: </w:t>
      </w:r>
      <w:r>
        <w:rPr>
          <w:sz w:val="18"/>
        </w:rPr>
        <w:t>Low</w:t>
      </w:r>
    </w:p>
    <w:p w14:paraId="0708248E" w14:textId="3B556DC4"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23" w:author="Rikhard Mäki-Heikkilä" w:date="2026-08-14T18:47:00Z" w16du:dateUtc="2026-08-14T15:47:00Z">
        <w:r w:rsidR="0062408C">
          <w:rPr>
            <w:color w:val="777777"/>
            <w:sz w:val="18"/>
          </w:rPr>
          <w:t>hard one.</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5E6F06AB" w14:textId="77777777" w:rsidR="00870B45" w:rsidRDefault="00000000">
      <w:pPr>
        <w:pStyle w:val="Otsikko2"/>
      </w:pPr>
      <w:r>
        <w:t>20. Rehearse a protocol against the simulator before the athlete arrives</w:t>
      </w:r>
    </w:p>
    <w:p w14:paraId="645FB8F8" w14:textId="77777777" w:rsidR="00870B45" w:rsidRDefault="00000000">
      <w:pPr>
        <w:spacing w:after="60"/>
      </w:pPr>
      <w:r>
        <w:rPr>
          <w:b/>
        </w:rPr>
        <w:t xml:space="preserve">Source: </w:t>
      </w:r>
      <w:r>
        <w:t>Wahoo SYSTM and Zwift workout previews; flight-simulator practice generally</w:t>
      </w:r>
    </w:p>
    <w:p w14:paraId="4747DCAF" w14:textId="77777777" w:rsidR="00870B45" w:rsidRDefault="00000000">
      <w:pPr>
        <w:spacing w:after="60"/>
      </w:pPr>
      <w:r>
        <w:rPr>
          <w:b/>
        </w:rPr>
        <w:t xml:space="preserve">What it does there: </w:t>
      </w:r>
      <w:r>
        <w:t>Training apps show the whole workout as a shape before it starts, so a mistake in the file is visible in advance.</w:t>
      </w:r>
    </w:p>
    <w:p w14:paraId="2AE9F034" w14:textId="77777777" w:rsidR="00870B45" w:rsidRDefault="00000000">
      <w:pPr>
        <w:spacing w:after="60"/>
      </w:pPr>
      <w:r>
        <w:rPr>
          <w:b/>
        </w:rPr>
        <w:t xml:space="preserve">Why it matters here: </w:t>
      </w:r>
      <w:r>
        <w:t>testday has an excellent simulator that is used for development and not for protocol review. A protocol that asks a treadmill for 26 km/h at 4 percent, or a ramp that finishes at 700 W, is currently discovered on the day.</w:t>
      </w:r>
    </w:p>
    <w:p w14:paraId="6BB0D16E" w14:textId="77777777" w:rsidR="00870B45" w:rsidRDefault="00000000">
      <w:pPr>
        <w:spacing w:after="60"/>
      </w:pPr>
      <w:r>
        <w:rPr>
          <w:b/>
        </w:rPr>
        <w:t xml:space="preserve">Proposal: </w:t>
      </w:r>
      <w:r>
        <w:t>A Rehearse button in the builder that runs the protocol through the simulator at high speed and reports: total duration, maximum commanded target, whether any commanded value exceeds the connected machine's supported range (item 21), the number of sampling prompts, and the predicted physiological trajectory the simulator produces. It is not a prediction about the athlete and should not be presented as one.</w:t>
      </w:r>
    </w:p>
    <w:p w14:paraId="795F614B" w14:textId="77777777" w:rsidR="00870B45" w:rsidRDefault="00000000">
      <w:pPr>
        <w:spacing w:after="40"/>
      </w:pPr>
      <w:r>
        <w:rPr>
          <w:b/>
          <w:sz w:val="18"/>
        </w:rPr>
        <w:t xml:space="preserve">Touches: </w:t>
      </w:r>
      <w:r>
        <w:rPr>
          <w:i/>
          <w:sz w:val="18"/>
        </w:rPr>
        <w:t>src/ble/simulator.ts, src/ui/Builder.tsx, src/model/session.ts</w:t>
      </w:r>
      <w:r>
        <w:rPr>
          <w:b/>
          <w:sz w:val="18"/>
        </w:rPr>
        <w:t xml:space="preserve">   Effort: </w:t>
      </w:r>
      <w:r>
        <w:rPr>
          <w:sz w:val="18"/>
        </w:rPr>
        <w:t>M</w:t>
      </w:r>
      <w:r>
        <w:rPr>
          <w:b/>
          <w:sz w:val="18"/>
        </w:rPr>
        <w:t xml:space="preserve">   Risk: </w:t>
      </w:r>
      <w:r>
        <w:rPr>
          <w:sz w:val="18"/>
        </w:rPr>
        <w:t>Low</w:t>
      </w:r>
    </w:p>
    <w:p w14:paraId="5B246F82" w14:textId="67B72455"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24" w:author="Rikhard Mäki-Heikkilä" w:date="2026-08-14T18:48:00Z" w16du:dateUtc="2026-08-14T15:48:00Z">
        <w:r w:rsidR="00447B6D">
          <w:rPr>
            <w:color w:val="777777"/>
            <w:sz w:val="18"/>
          </w:rPr>
          <w:t>x</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1FD6B268" w14:textId="77777777" w:rsidR="00870B45" w:rsidRDefault="00000000">
      <w:pPr>
        <w:pStyle w:val="Otsikko2"/>
      </w:pPr>
      <w:r>
        <w:t>21. Validate the protocol against what the machine can actually do</w:t>
      </w:r>
    </w:p>
    <w:p w14:paraId="0A871401" w14:textId="77777777" w:rsidR="00870B45" w:rsidRDefault="00000000">
      <w:pPr>
        <w:spacing w:after="60"/>
      </w:pPr>
      <w:r>
        <w:rPr>
          <w:b/>
        </w:rPr>
        <w:t xml:space="preserve">Source: </w:t>
      </w:r>
      <w:r>
        <w:t>Zwift and TrainerRoad device capability checks; FTMS Fitness Machine Feature and supported-range characteristics</w:t>
      </w:r>
    </w:p>
    <w:p w14:paraId="7B172421" w14:textId="77777777" w:rsidR="00870B45" w:rsidRDefault="00000000">
      <w:pPr>
        <w:spacing w:after="60"/>
      </w:pPr>
      <w:r>
        <w:rPr>
          <w:b/>
        </w:rPr>
        <w:t xml:space="preserve">What it does there: </w:t>
      </w:r>
      <w:r>
        <w:t>FTMS publishes supported power range, supported speed range, supported inclination range and their increments. Well-behaved apps read them.</w:t>
      </w:r>
    </w:p>
    <w:p w14:paraId="41D207EA" w14:textId="77777777" w:rsidR="00870B45" w:rsidRDefault="00000000">
      <w:pPr>
        <w:spacing w:after="60"/>
      </w:pPr>
      <w:r>
        <w:rPr>
          <w:b/>
        </w:rPr>
        <w:t xml:space="preserve">Why it matters here: </w:t>
      </w:r>
      <w:r>
        <w:t>testday commands targets without asking whether the machine can reach them. A treadmill that silently clamps at 20 km/h produces a test where the protocol says one thing and the belt did another, and only the as-executed log hints at it.</w:t>
      </w:r>
    </w:p>
    <w:p w14:paraId="31867480" w14:textId="77777777" w:rsidR="00870B45" w:rsidRDefault="00000000">
      <w:pPr>
        <w:spacing w:after="60"/>
      </w:pPr>
      <w:r>
        <w:rPr>
          <w:b/>
        </w:rPr>
        <w:t xml:space="preserve">Proposal: </w:t>
      </w:r>
      <w:r>
        <w:t>Read the supported-range characteristics on connect, store them with the device, and check the loaded protocol against them at load time with a clear message naming the offending step. At runtime, detect and record clamping (commanded value outside range) as an event rather than letting it pass.</w:t>
      </w:r>
    </w:p>
    <w:p w14:paraId="0E3019D6" w14:textId="77777777" w:rsidR="00870B45" w:rsidRDefault="00000000">
      <w:pPr>
        <w:spacing w:after="40"/>
      </w:pPr>
      <w:r>
        <w:rPr>
          <w:b/>
          <w:sz w:val="18"/>
        </w:rPr>
        <w:t xml:space="preserve">Touches: </w:t>
      </w:r>
      <w:r>
        <w:rPr>
          <w:i/>
          <w:sz w:val="18"/>
        </w:rPr>
        <w:t>src/ble/uuids.ts, src/ble/parse.ts, src/ble/ftms.ts, src/ui/Builder.tsx</w:t>
      </w:r>
      <w:r>
        <w:rPr>
          <w:b/>
          <w:sz w:val="18"/>
        </w:rPr>
        <w:t xml:space="preserve">   Effort: </w:t>
      </w:r>
      <w:r>
        <w:rPr>
          <w:sz w:val="18"/>
        </w:rPr>
        <w:t>M</w:t>
      </w:r>
      <w:r>
        <w:rPr>
          <w:b/>
          <w:sz w:val="18"/>
        </w:rPr>
        <w:t xml:space="preserve">   Risk: </w:t>
      </w:r>
      <w:r>
        <w:rPr>
          <w:sz w:val="18"/>
        </w:rPr>
        <w:t>Low</w:t>
      </w:r>
    </w:p>
    <w:p w14:paraId="665BD738" w14:textId="5F2DD5E2"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25" w:author="Rikhard Mäki-Heikkilä" w:date="2026-08-14T18:48:00Z" w16du:dateUtc="2026-08-14T15:48:00Z">
        <w:r w:rsidR="00447B6D">
          <w:rPr>
            <w:color w:val="777777"/>
            <w:sz w:val="18"/>
          </w:rPr>
          <w:t>x</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6C5C6D30" w14:textId="77777777" w:rsidR="00870B45" w:rsidRDefault="00000000">
      <w:pPr>
        <w:pStyle w:val="Otsikko2"/>
      </w:pPr>
      <w:r>
        <w:t>22. Amend the protocol mid-test, with an audit trail</w:t>
      </w:r>
    </w:p>
    <w:p w14:paraId="30D5AF38" w14:textId="77777777" w:rsidR="00870B45" w:rsidRDefault="00000000">
      <w:pPr>
        <w:spacing w:after="60"/>
      </w:pPr>
      <w:r>
        <w:rPr>
          <w:b/>
        </w:rPr>
        <w:t xml:space="preserve">Source: </w:t>
      </w:r>
      <w:r>
        <w:t>Lode Ergometry Manager (operator control of the running protocol); clinical software amendment records</w:t>
      </w:r>
    </w:p>
    <w:p w14:paraId="10AFB6A9" w14:textId="77777777" w:rsidR="00870B45" w:rsidRDefault="00000000">
      <w:pPr>
        <w:spacing w:after="60"/>
      </w:pPr>
      <w:r>
        <w:rPr>
          <w:b/>
        </w:rPr>
        <w:t xml:space="preserve">What it does there: </w:t>
      </w:r>
      <w:r>
        <w:t>Lab operators change the plan mid-test constantly, because the athlete is ahead of or behind expectation. Good software lets them and records what changed.</w:t>
      </w:r>
    </w:p>
    <w:p w14:paraId="3FFF3787" w14:textId="77777777" w:rsidR="00870B45" w:rsidRDefault="00000000">
      <w:pPr>
        <w:spacing w:after="60"/>
      </w:pPr>
      <w:r>
        <w:rPr>
          <w:b/>
        </w:rPr>
        <w:lastRenderedPageBreak/>
        <w:t xml:space="preserve">Why it matters here: </w:t>
      </w:r>
      <w:r>
        <w:t>testday supports jump and intensity events, which covers part of this. What it cannot do is extend the current step, change the next step's target, or insert a step, all of which happen in practice and currently require abandoning the protocol.</w:t>
      </w:r>
    </w:p>
    <w:p w14:paraId="3D02107B" w14:textId="77777777" w:rsidR="00870B45" w:rsidRDefault="00000000">
      <w:pPr>
        <w:spacing w:after="60"/>
      </w:pPr>
      <w:r>
        <w:rPr>
          <w:b/>
        </w:rPr>
        <w:t xml:space="preserve">Proposal: </w:t>
      </w:r>
      <w:r>
        <w:t>Live editing of steps not yet executed and of the remaining duration of the current one, each change written as an amendment record with a timestamp and reason. The research export already distinguishes protocol as written from as executed; extend it to list the amendments explicitly.</w:t>
      </w:r>
    </w:p>
    <w:p w14:paraId="133F21BE" w14:textId="77777777" w:rsidR="00870B45" w:rsidRDefault="00000000">
      <w:pPr>
        <w:spacing w:after="40"/>
      </w:pPr>
      <w:r>
        <w:rPr>
          <w:b/>
          <w:sz w:val="18"/>
        </w:rPr>
        <w:t xml:space="preserve">Touches: </w:t>
      </w:r>
      <w:r>
        <w:rPr>
          <w:i/>
          <w:sz w:val="18"/>
        </w:rPr>
        <w:t>src/model/session.ts (TestRunner), src/model/protocol.ts, src/ui/Dashboard.tsx, src/model/research.ts</w:t>
      </w:r>
      <w:r>
        <w:rPr>
          <w:b/>
          <w:sz w:val="18"/>
        </w:rPr>
        <w:t xml:space="preserve">   Effort: </w:t>
      </w:r>
      <w:r>
        <w:rPr>
          <w:sz w:val="18"/>
        </w:rPr>
        <w:t>M</w:t>
      </w:r>
      <w:r>
        <w:rPr>
          <w:b/>
          <w:sz w:val="18"/>
        </w:rPr>
        <w:t xml:space="preserve">   Risk: </w:t>
      </w:r>
      <w:r>
        <w:rPr>
          <w:sz w:val="18"/>
        </w:rPr>
        <w:t>Medium (the runner is the part that must not break)</w:t>
      </w:r>
    </w:p>
    <w:p w14:paraId="77FE2E71" w14:textId="7CC6EED5" w:rsidR="00870B45" w:rsidRDefault="00000000">
      <w:pPr>
        <w:spacing w:after="240"/>
      </w:pPr>
      <w:r>
        <w:rPr>
          <w:color w:val="777777"/>
          <w:sz w:val="18"/>
        </w:rPr>
        <w:t xml:space="preserve">[ </w:t>
      </w:r>
      <w:ins w:id="26" w:author="Rikhard Mäki-Heikkilä" w:date="2026-08-14T18:48:00Z" w16du:dateUtc="2026-08-14T15:48:00Z">
        <w:r w:rsidR="00447B6D">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D489CA2" w14:textId="77777777" w:rsidR="00870B45" w:rsidRDefault="00000000">
      <w:pPr>
        <w:pStyle w:val="Otsikko2"/>
      </w:pPr>
      <w:r>
        <w:t>23. A warm-up that ends on a criterion, not on a clock</w:t>
      </w:r>
    </w:p>
    <w:p w14:paraId="15ADEF29" w14:textId="77777777" w:rsidR="00870B45" w:rsidRDefault="00000000">
      <w:pPr>
        <w:spacing w:after="60"/>
      </w:pPr>
      <w:r>
        <w:rPr>
          <w:b/>
        </w:rPr>
        <w:t xml:space="preserve">Source: </w:t>
      </w:r>
      <w:r>
        <w:t>Half Monty and most lab protocols specify a standardised warm-up; the 3 min all-out protocol literature is explicit that warm-up affects the result</w:t>
      </w:r>
    </w:p>
    <w:p w14:paraId="4CBCB88F" w14:textId="77777777" w:rsidR="00870B45" w:rsidRDefault="00000000">
      <w:pPr>
        <w:spacing w:after="60"/>
      </w:pPr>
      <w:r>
        <w:rPr>
          <w:b/>
        </w:rPr>
        <w:t xml:space="preserve">What it does there: </w:t>
      </w:r>
      <w:r>
        <w:t>Test-retest comparability depends on the athlete arriving at the first measured step in the same state. Fixed-duration warm-ups do not achieve that.</w:t>
      </w:r>
    </w:p>
    <w:p w14:paraId="7F01166B" w14:textId="77777777" w:rsidR="00870B45" w:rsidRDefault="00000000">
      <w:pPr>
        <w:spacing w:after="60"/>
      </w:pPr>
      <w:r>
        <w:rPr>
          <w:b/>
        </w:rPr>
        <w:t xml:space="preserve">Why it matters here: </w:t>
      </w:r>
      <w:r>
        <w:t>testday warm-ups are fixed durations. Two tests with the same warm-up minutes and different arrival states are not comparable, and nothing in the record shows it.</w:t>
      </w:r>
    </w:p>
    <w:p w14:paraId="67C60A38" w14:textId="77777777" w:rsidR="00870B45" w:rsidRDefault="00000000">
      <w:pPr>
        <w:spacing w:after="60"/>
      </w:pPr>
      <w:r>
        <w:rPr>
          <w:b/>
        </w:rPr>
        <w:t xml:space="preserve">Proposal: </w:t>
      </w:r>
      <w:r>
        <w:t>Allow a warm-up step to end on a criterion as well as a clock: heart rate within a band, heart rate drift under a threshold over the last 60 s, or a lactate value below a cut-off. Record the state at the moment the first measured step began (HR, lactate if sampled, time in warm-up), which is the number that makes two tests comparable.</w:t>
      </w:r>
    </w:p>
    <w:p w14:paraId="3382F038" w14:textId="77777777" w:rsidR="00870B45" w:rsidRDefault="00000000">
      <w:pPr>
        <w:spacing w:after="40"/>
      </w:pPr>
      <w:r>
        <w:rPr>
          <w:b/>
          <w:sz w:val="18"/>
        </w:rPr>
        <w:t xml:space="preserve">Touches: </w:t>
      </w:r>
      <w:r>
        <w:rPr>
          <w:i/>
          <w:sz w:val="18"/>
        </w:rPr>
        <w:t>src/model/protocol.ts, src/model/session.ts, src/ui/Dashboard.tsx</w:t>
      </w:r>
      <w:r>
        <w:rPr>
          <w:b/>
          <w:sz w:val="18"/>
        </w:rPr>
        <w:t xml:space="preserve">   Effort: </w:t>
      </w:r>
      <w:r>
        <w:rPr>
          <w:sz w:val="18"/>
        </w:rPr>
        <w:t>M</w:t>
      </w:r>
      <w:r>
        <w:rPr>
          <w:b/>
          <w:sz w:val="18"/>
        </w:rPr>
        <w:t xml:space="preserve">   Risk: </w:t>
      </w:r>
      <w:r>
        <w:rPr>
          <w:sz w:val="18"/>
        </w:rPr>
        <w:t>Low</w:t>
      </w:r>
    </w:p>
    <w:p w14:paraId="41466112" w14:textId="6ACFF994"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27" w:author="Rikhard Mäki-Heikkilä" w:date="2026-08-14T18:49:00Z" w16du:dateUtc="2026-08-14T15:49:00Z">
        <w:r w:rsidR="00447B6D">
          <w:rPr>
            <w:color w:val="777777"/>
            <w:sz w:val="18"/>
          </w:rPr>
          <w:t>x</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4406C961" w14:textId="77777777" w:rsidR="00870B45" w:rsidRDefault="00000000">
      <w:pPr>
        <w:pStyle w:val="Otsikko2"/>
      </w:pPr>
      <w:r>
        <w:t>24. A post-exercise phase with a sampling schedule</w:t>
      </w:r>
    </w:p>
    <w:p w14:paraId="53685FE9" w14:textId="77777777" w:rsidR="00870B45" w:rsidRDefault="00000000">
      <w:pPr>
        <w:spacing w:after="60"/>
      </w:pPr>
      <w:r>
        <w:rPr>
          <w:b/>
        </w:rPr>
        <w:t xml:space="preserve">Source: </w:t>
      </w:r>
      <w:r>
        <w:t>Standard lactate laboratory practice (peak blood lactate occurs several minutes after the end of exercise); Ergonizer and Winlactat both expect post-test samples</w:t>
      </w:r>
    </w:p>
    <w:p w14:paraId="66344708" w14:textId="77777777" w:rsidR="00870B45" w:rsidRDefault="00000000">
      <w:pPr>
        <w:spacing w:after="60"/>
      </w:pPr>
      <w:r>
        <w:rPr>
          <w:b/>
        </w:rPr>
        <w:t xml:space="preserve">What it does there: </w:t>
      </w:r>
      <w:r>
        <w:t>Peak lactate is a post-exercise measurement, taken at fixed minutes after the end of the test. Software that stops recording at exhaustion cannot capture it.</w:t>
      </w:r>
    </w:p>
    <w:p w14:paraId="7E95F27E" w14:textId="77777777" w:rsidR="00870B45" w:rsidRDefault="00000000">
      <w:pPr>
        <w:spacing w:after="60"/>
      </w:pPr>
      <w:r>
        <w:rPr>
          <w:b/>
        </w:rPr>
        <w:t xml:space="preserve">Why it matters here: </w:t>
      </w:r>
      <w:r>
        <w:t>testday ends when the protocol ends. The recovery period, which carries peak lactate, heart rate recovery and the athlete's symptoms, is outside the record.</w:t>
      </w:r>
    </w:p>
    <w:p w14:paraId="5984BDE3" w14:textId="77777777" w:rsidR="00870B45" w:rsidRDefault="00000000">
      <w:pPr>
        <w:spacing w:after="60"/>
      </w:pPr>
      <w:r>
        <w:rPr>
          <w:b/>
        </w:rPr>
        <w:t xml:space="preserve">Proposal: </w:t>
      </w:r>
      <w:r>
        <w:t>A recovery phase that keeps recording, with a prompt schedule (for example samples at 1, 3, 5 and 7 min), a live countdown to the next sample, and heart rate recovery at 60 s and 120 s computed automatically. The session closes at the end of recovery, not at the end of exercise.</w:t>
      </w:r>
    </w:p>
    <w:p w14:paraId="54759FE1" w14:textId="77777777" w:rsidR="00870B45" w:rsidRDefault="00000000">
      <w:pPr>
        <w:spacing w:after="40"/>
      </w:pPr>
      <w:r>
        <w:rPr>
          <w:b/>
          <w:sz w:val="18"/>
        </w:rPr>
        <w:t xml:space="preserve">Touches: </w:t>
      </w:r>
      <w:r>
        <w:rPr>
          <w:i/>
          <w:sz w:val="18"/>
        </w:rPr>
        <w:t>src/model/protocol.ts, src/model/session.ts, src/ui/Dashboard.tsx, src/model/analysis.ts</w:t>
      </w:r>
      <w:r>
        <w:rPr>
          <w:b/>
          <w:sz w:val="18"/>
        </w:rPr>
        <w:t xml:space="preserve">   Effort: </w:t>
      </w:r>
      <w:r>
        <w:rPr>
          <w:sz w:val="18"/>
        </w:rPr>
        <w:t>M</w:t>
      </w:r>
      <w:r>
        <w:rPr>
          <w:b/>
          <w:sz w:val="18"/>
        </w:rPr>
        <w:t xml:space="preserve">   Risk: </w:t>
      </w:r>
      <w:r>
        <w:rPr>
          <w:sz w:val="18"/>
        </w:rPr>
        <w:t>Low</w:t>
      </w:r>
    </w:p>
    <w:p w14:paraId="3F836297" w14:textId="6ABD0F39" w:rsidR="00870B45" w:rsidRDefault="00000000">
      <w:pPr>
        <w:spacing w:after="240"/>
      </w:pPr>
      <w:r>
        <w:rPr>
          <w:color w:val="777777"/>
          <w:sz w:val="18"/>
        </w:rPr>
        <w:t xml:space="preserve">[ </w:t>
      </w:r>
      <w:ins w:id="28" w:author="Rikhard Mäki-Heikkilä" w:date="2026-08-14T18:51:00Z" w16du:dateUtc="2026-08-14T15:51:00Z">
        <w:r w:rsidR="00447B6D">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E6A0B41" w14:textId="77777777" w:rsidR="00870B45" w:rsidRDefault="00000000">
      <w:pPr>
        <w:pStyle w:val="Otsikko1"/>
      </w:pPr>
      <w:r>
        <w:lastRenderedPageBreak/>
        <w:t>C. The operator's screen during the test</w:t>
      </w:r>
    </w:p>
    <w:p w14:paraId="353E92A2" w14:textId="77777777" w:rsidR="00870B45" w:rsidRDefault="00000000">
      <w:pPr>
        <w:pStyle w:val="Otsikko2"/>
      </w:pPr>
      <w:r>
        <w:t>25. A separate athlete display on the second monitor</w:t>
      </w:r>
    </w:p>
    <w:p w14:paraId="3C8C1869" w14:textId="77777777" w:rsidR="00870B45" w:rsidRDefault="00000000">
      <w:pPr>
        <w:spacing w:after="60"/>
      </w:pPr>
      <w:r>
        <w:rPr>
          <w:b/>
        </w:rPr>
        <w:t xml:space="preserve">Source: </w:t>
      </w:r>
      <w:r>
        <w:t>PerfPRO Studio (rider displays distinct from the operator console); Lode LEM customisable dashboards; clinical labs universally</w:t>
      </w:r>
    </w:p>
    <w:p w14:paraId="65913987" w14:textId="77777777" w:rsidR="00870B45" w:rsidRDefault="00000000">
      <w:pPr>
        <w:spacing w:after="60"/>
      </w:pPr>
      <w:r>
        <w:rPr>
          <w:b/>
        </w:rPr>
        <w:t xml:space="preserve">What it does there: </w:t>
      </w:r>
      <w:r>
        <w:t>Lab and studio software separates what the athlete sees from what the operator sees. The athlete gets the target and little else; the operator gets everything.</w:t>
      </w:r>
    </w:p>
    <w:p w14:paraId="0F58D187" w14:textId="77777777" w:rsidR="00870B45" w:rsidRDefault="00000000">
      <w:pPr>
        <w:spacing w:after="60"/>
      </w:pPr>
      <w:r>
        <w:rPr>
          <w:b/>
        </w:rPr>
        <w:t xml:space="preserve">Why it matters here: </w:t>
      </w:r>
      <w:r>
        <w:t>testday has one window showing everything, which means the athlete either sees nothing or sees their own lactate values and threshold estimates mid-test. Both are bad: the first wastes a motivational tool, the second changes the measurement.</w:t>
      </w:r>
    </w:p>
    <w:p w14:paraId="5D6AE795" w14:textId="77777777" w:rsidR="00870B45" w:rsidRDefault="00000000">
      <w:pPr>
        <w:spacing w:after="60"/>
      </w:pPr>
      <w:r>
        <w:rPr>
          <w:b/>
        </w:rPr>
        <w:t xml:space="preserve">Proposal: </w:t>
      </w:r>
      <w:r>
        <w:t>A second Electron BrowserWindow opened on the external display, showing a configurable minimal set (target, current value, time left in step, a cue when a sample is due) at large size. Same state, separate tile selection. Nothing new to compute; it is a second view over the existing snapshot.</w:t>
      </w:r>
    </w:p>
    <w:p w14:paraId="69431A2A" w14:textId="77777777" w:rsidR="00870B45" w:rsidRDefault="00000000">
      <w:pPr>
        <w:spacing w:after="40"/>
      </w:pPr>
      <w:r>
        <w:rPr>
          <w:b/>
          <w:sz w:val="18"/>
        </w:rPr>
        <w:t xml:space="preserve">Touches: </w:t>
      </w:r>
      <w:r>
        <w:rPr>
          <w:i/>
          <w:sz w:val="18"/>
        </w:rPr>
        <w:t>electron/main.ts, src/App.tsx, new src/ui/AthleteView.tsx, src/ui/tiles.ts</w:t>
      </w:r>
      <w:r>
        <w:rPr>
          <w:b/>
          <w:sz w:val="18"/>
        </w:rPr>
        <w:t xml:space="preserve">   Effort: </w:t>
      </w:r>
      <w:r>
        <w:rPr>
          <w:sz w:val="18"/>
        </w:rPr>
        <w:t>M</w:t>
      </w:r>
      <w:r>
        <w:rPr>
          <w:b/>
          <w:sz w:val="18"/>
        </w:rPr>
        <w:t xml:space="preserve">   Risk: </w:t>
      </w:r>
      <w:r>
        <w:rPr>
          <w:sz w:val="18"/>
        </w:rPr>
        <w:t>Low</w:t>
      </w:r>
    </w:p>
    <w:p w14:paraId="4E4FB1B2" w14:textId="6AD69220" w:rsidR="00870B45" w:rsidRDefault="00000000">
      <w:pPr>
        <w:spacing w:after="240"/>
      </w:pPr>
      <w:r>
        <w:rPr>
          <w:color w:val="777777"/>
          <w:sz w:val="18"/>
        </w:rPr>
        <w:t xml:space="preserve">[ </w:t>
      </w:r>
      <w:ins w:id="29" w:author="Rikhard Mäki-Heikkilä" w:date="2026-08-14T18:51:00Z" w16du:dateUtc="2026-08-14T15:51:00Z">
        <w:r w:rsidR="00447B6D">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260DDD7" w14:textId="77777777" w:rsidR="00870B45" w:rsidRDefault="00000000">
      <w:pPr>
        <w:pStyle w:val="Otsikko2"/>
      </w:pPr>
      <w:r>
        <w:t>26. A deviation bar rather than two numbers</w:t>
      </w:r>
    </w:p>
    <w:p w14:paraId="392B7BB0" w14:textId="77777777" w:rsidR="00870B45" w:rsidRDefault="00000000">
      <w:pPr>
        <w:spacing w:after="60"/>
      </w:pPr>
      <w:r>
        <w:rPr>
          <w:b/>
        </w:rPr>
        <w:t xml:space="preserve">Source: </w:t>
      </w:r>
      <w:r>
        <w:t>Zwift and SYSTM ERG displays (a single band showing how far off target you are)</w:t>
      </w:r>
    </w:p>
    <w:p w14:paraId="5434EF12" w14:textId="77777777" w:rsidR="00870B45" w:rsidRDefault="00000000">
      <w:pPr>
        <w:spacing w:after="60"/>
      </w:pPr>
      <w:r>
        <w:rPr>
          <w:b/>
        </w:rPr>
        <w:t xml:space="preserve">What it does there: </w:t>
      </w:r>
      <w:r>
        <w:t>Training apps show deviation from target as a bar, because comparing two numbers under load is slow and error-prone.</w:t>
      </w:r>
    </w:p>
    <w:p w14:paraId="0DC4611B" w14:textId="77777777" w:rsidR="00870B45" w:rsidRDefault="00000000">
      <w:pPr>
        <w:spacing w:after="60"/>
      </w:pPr>
      <w:r>
        <w:rPr>
          <w:b/>
        </w:rPr>
        <w:t xml:space="preserve">Why it matters here: </w:t>
      </w:r>
      <w:r>
        <w:t>testday shows target and actual as separate tiles. During a step test in free mode, where the athlete must hold a target themselves, the comparison is the task.</w:t>
      </w:r>
    </w:p>
    <w:p w14:paraId="41CDFAF0" w14:textId="77777777" w:rsidR="00870B45" w:rsidRDefault="00000000">
      <w:pPr>
        <w:spacing w:after="60"/>
      </w:pPr>
      <w:r>
        <w:rPr>
          <w:b/>
        </w:rPr>
        <w:t xml:space="preserve">Proposal: </w:t>
      </w:r>
      <w:r>
        <w:t>A wide deviation strip on the athlete display and on the operator dashboard: centre is on target, width is a configurable tolerance, colour crosses at the tolerance edge. Works for power, speed and heart rate targets alike.</w:t>
      </w:r>
    </w:p>
    <w:p w14:paraId="16209086" w14:textId="77777777" w:rsidR="00870B45" w:rsidRDefault="00000000">
      <w:pPr>
        <w:spacing w:after="40"/>
      </w:pPr>
      <w:r>
        <w:rPr>
          <w:b/>
          <w:sz w:val="18"/>
        </w:rPr>
        <w:t xml:space="preserve">Touches: </w:t>
      </w:r>
      <w:r>
        <w:rPr>
          <w:i/>
          <w:sz w:val="18"/>
        </w:rPr>
        <w:t>src/ui/Dashboard.tsx, new tile in src/ui/tiles.ts, src/ui/AthleteView.tsx</w:t>
      </w:r>
      <w:r>
        <w:rPr>
          <w:b/>
          <w:sz w:val="18"/>
        </w:rPr>
        <w:t xml:space="preserve">   Effort: </w:t>
      </w:r>
      <w:r>
        <w:rPr>
          <w:sz w:val="18"/>
        </w:rPr>
        <w:t>S</w:t>
      </w:r>
      <w:r>
        <w:rPr>
          <w:b/>
          <w:sz w:val="18"/>
        </w:rPr>
        <w:t xml:space="preserve">   Risk: </w:t>
      </w:r>
      <w:r>
        <w:rPr>
          <w:sz w:val="18"/>
        </w:rPr>
        <w:t>Low</w:t>
      </w:r>
    </w:p>
    <w:p w14:paraId="7A551528" w14:textId="383E87D0" w:rsidR="00870B45" w:rsidRDefault="00000000">
      <w:pPr>
        <w:spacing w:after="240"/>
      </w:pPr>
      <w:r>
        <w:rPr>
          <w:color w:val="777777"/>
          <w:sz w:val="18"/>
        </w:rPr>
        <w:t xml:space="preserve">[ </w:t>
      </w:r>
      <w:ins w:id="30" w:author="Rikhard Mäki-Heikkilä" w:date="2026-08-14T18:51:00Z" w16du:dateUtc="2026-08-14T15:51:00Z">
        <w:r w:rsidR="00447B6D">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D198D61" w14:textId="77777777" w:rsidR="00870B45" w:rsidRDefault="00000000">
      <w:pPr>
        <w:pStyle w:val="Otsikko2"/>
      </w:pPr>
      <w:r>
        <w:t>27. Audio cues, generated locally</w:t>
      </w:r>
    </w:p>
    <w:p w14:paraId="485180A7" w14:textId="77777777" w:rsidR="00870B45" w:rsidRDefault="00000000">
      <w:pPr>
        <w:spacing w:after="60"/>
      </w:pPr>
      <w:r>
        <w:rPr>
          <w:b/>
        </w:rPr>
        <w:t xml:space="preserve">Source: </w:t>
      </w:r>
      <w:r>
        <w:t>TrainerRoad, SYSTM and Zwift all use countdown beeps and interval tones</w:t>
      </w:r>
    </w:p>
    <w:p w14:paraId="79C16C44" w14:textId="77777777" w:rsidR="00870B45" w:rsidRDefault="00000000">
      <w:pPr>
        <w:spacing w:after="60"/>
      </w:pPr>
      <w:r>
        <w:rPr>
          <w:b/>
        </w:rPr>
        <w:t xml:space="preserve">What it does there: </w:t>
      </w:r>
      <w:r>
        <w:t>Sound removes the need to look at the screen at exactly the moment when both the athlete and operator are busy.</w:t>
      </w:r>
    </w:p>
    <w:p w14:paraId="0C637899" w14:textId="77777777" w:rsidR="00870B45" w:rsidRDefault="00000000">
      <w:pPr>
        <w:spacing w:after="60"/>
      </w:pPr>
      <w:r>
        <w:rPr>
          <w:b/>
        </w:rPr>
        <w:t xml:space="preserve">Why it matters here: </w:t>
      </w:r>
      <w:r>
        <w:t>In a step test the two moments that must not be missed are the step change and the blood sample, and both currently rely on someone watching a clock.</w:t>
      </w:r>
    </w:p>
    <w:p w14:paraId="5F163DDA" w14:textId="77777777" w:rsidR="00870B45" w:rsidRDefault="00000000">
      <w:pPr>
        <w:spacing w:after="60"/>
      </w:pPr>
      <w:r>
        <w:rPr>
          <w:b/>
        </w:rPr>
        <w:t xml:space="preserve">Proposal: </w:t>
      </w:r>
      <w:r>
        <w:t>A small WebAudio oscillator module: a five-second countdown to step change, a distinct tone when a sample is due, a warning tone when the athlete has been outside tolerance for more than N seconds, all individually switchable and off by default. No audio assets, no dependency, a few dozen lines.</w:t>
      </w:r>
    </w:p>
    <w:p w14:paraId="734FBDD7" w14:textId="77777777" w:rsidR="00870B45" w:rsidRDefault="00000000">
      <w:pPr>
        <w:spacing w:after="40"/>
      </w:pPr>
      <w:r>
        <w:rPr>
          <w:b/>
          <w:sz w:val="18"/>
        </w:rPr>
        <w:t xml:space="preserve">Touches: </w:t>
      </w:r>
      <w:r>
        <w:rPr>
          <w:i/>
          <w:sz w:val="18"/>
        </w:rPr>
        <w:t>new src/ui/audio.ts, src/ui/Dashboard.tsx, src/ui/Settings.tsx</w:t>
      </w:r>
      <w:r>
        <w:rPr>
          <w:b/>
          <w:sz w:val="18"/>
        </w:rPr>
        <w:t xml:space="preserve">   Effort: </w:t>
      </w:r>
      <w:r>
        <w:rPr>
          <w:sz w:val="18"/>
        </w:rPr>
        <w:t>S</w:t>
      </w:r>
      <w:r>
        <w:rPr>
          <w:b/>
          <w:sz w:val="18"/>
        </w:rPr>
        <w:t xml:space="preserve">   Risk: </w:t>
      </w:r>
      <w:r>
        <w:rPr>
          <w:sz w:val="18"/>
        </w:rPr>
        <w:t>Low</w:t>
      </w:r>
    </w:p>
    <w:p w14:paraId="5532E5A7" w14:textId="7DAC4E0C" w:rsidR="00870B45" w:rsidRDefault="00000000">
      <w:pPr>
        <w:spacing w:after="240"/>
      </w:pPr>
      <w:r>
        <w:rPr>
          <w:color w:val="777777"/>
          <w:sz w:val="18"/>
        </w:rPr>
        <w:t xml:space="preserve">[ </w:t>
      </w:r>
      <w:ins w:id="31" w:author="Rikhard Mäki-Heikkilä" w:date="2026-08-14T18:51:00Z" w16du:dateUtc="2026-08-14T15:51:00Z">
        <w:r w:rsidR="00447B6D">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CA11DF3" w14:textId="77777777" w:rsidR="00870B45" w:rsidRDefault="00000000">
      <w:pPr>
        <w:pStyle w:val="Otsikko2"/>
      </w:pPr>
      <w:r>
        <w:lastRenderedPageBreak/>
        <w:t>28. Scheduled sampling prompts tied to the protocol</w:t>
      </w:r>
    </w:p>
    <w:p w14:paraId="6C06A46E" w14:textId="77777777" w:rsidR="00870B45" w:rsidRDefault="00000000">
      <w:pPr>
        <w:spacing w:after="60"/>
      </w:pPr>
      <w:r>
        <w:rPr>
          <w:b/>
        </w:rPr>
        <w:t xml:space="preserve">Source: </w:t>
      </w:r>
      <w:r>
        <w:t>Winlactat and Ergonizer step-test workflows; clinical CPET stage prompts</w:t>
      </w:r>
    </w:p>
    <w:p w14:paraId="55DEEFCB" w14:textId="77777777" w:rsidR="00870B45" w:rsidRDefault="00000000">
      <w:pPr>
        <w:spacing w:after="60"/>
      </w:pPr>
      <w:r>
        <w:rPr>
          <w:b/>
        </w:rPr>
        <w:t xml:space="preserve">What it does there: </w:t>
      </w:r>
      <w:r>
        <w:t>Lactate software expects a sample at a defined point in each stage, and the protocol defines when.</w:t>
      </w:r>
    </w:p>
    <w:p w14:paraId="64A224DF" w14:textId="77777777" w:rsidR="00870B45" w:rsidRDefault="00000000">
      <w:pPr>
        <w:spacing w:after="60"/>
      </w:pPr>
      <w:r>
        <w:rPr>
          <w:b/>
        </w:rPr>
        <w:t xml:space="preserve">Why it matters here: </w:t>
      </w:r>
      <w:r>
        <w:t>testday lets the operator enter a lactate value at any time, which is right, but it never asks for one. Timing consistency between stages is what makes a curve a curve.</w:t>
      </w:r>
    </w:p>
    <w:p w14:paraId="3B6D6EF5" w14:textId="77777777" w:rsidR="00870B45" w:rsidRDefault="00000000">
      <w:pPr>
        <w:spacing w:after="60"/>
      </w:pPr>
      <w:r>
        <w:rPr>
          <w:b/>
        </w:rPr>
        <w:t xml:space="preserve">Proposal: </w:t>
      </w:r>
      <w:r>
        <w:t>A per-step sampling schedule (end of step, last 30 s, fixed offset) that produces a visible countdown and an audio cue, pre-fills the entry modal with step, elapsed time and the current intensity, and marks a step where the scheduled sample was not taken so the gap is visible in the analysis rather than inferred.</w:t>
      </w:r>
    </w:p>
    <w:p w14:paraId="70466EB7" w14:textId="77777777" w:rsidR="00870B45" w:rsidRDefault="00000000">
      <w:pPr>
        <w:spacing w:after="40"/>
      </w:pPr>
      <w:r>
        <w:rPr>
          <w:b/>
          <w:sz w:val="18"/>
        </w:rPr>
        <w:t xml:space="preserve">Touches: </w:t>
      </w:r>
      <w:r>
        <w:rPr>
          <w:i/>
          <w:sz w:val="18"/>
        </w:rPr>
        <w:t>src/model/protocol.ts, src/ui/Dashboard.tsx, src/model/session.ts</w:t>
      </w:r>
      <w:r>
        <w:rPr>
          <w:b/>
          <w:sz w:val="18"/>
        </w:rPr>
        <w:t xml:space="preserve">   Effort: </w:t>
      </w:r>
      <w:r>
        <w:rPr>
          <w:sz w:val="18"/>
        </w:rPr>
        <w:t>M</w:t>
      </w:r>
      <w:r>
        <w:rPr>
          <w:b/>
          <w:sz w:val="18"/>
        </w:rPr>
        <w:t xml:space="preserve">   Risk: </w:t>
      </w:r>
      <w:r>
        <w:rPr>
          <w:sz w:val="18"/>
        </w:rPr>
        <w:t>Low</w:t>
      </w:r>
    </w:p>
    <w:p w14:paraId="591247C8" w14:textId="14519543"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32" w:author="Rikhard Mäki-Heikkilä" w:date="2026-08-14T18:52:00Z" w16du:dateUtc="2026-08-14T15:52:00Z">
        <w:r w:rsidR="00447B6D">
          <w:rPr>
            <w:color w:val="777777"/>
            <w:sz w:val="18"/>
          </w:rPr>
          <w:t xml:space="preserve">x toggle on off default </w:t>
        </w:r>
        <w:proofErr w:type="gramStart"/>
        <w:r w:rsidR="00447B6D">
          <w:rPr>
            <w:color w:val="777777"/>
            <w:sz w:val="18"/>
          </w:rPr>
          <w:t>off</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2D58B3AD" w14:textId="77777777" w:rsidR="00870B45" w:rsidRDefault="00000000">
      <w:pPr>
        <w:pStyle w:val="Otsikko2"/>
      </w:pPr>
      <w:r>
        <w:t>29. Full keyboard operation with a numeric-keypad path for entries</w:t>
      </w:r>
    </w:p>
    <w:p w14:paraId="3EF1BC87" w14:textId="77777777" w:rsidR="00870B45" w:rsidRDefault="00000000">
      <w:pPr>
        <w:spacing w:after="60"/>
      </w:pPr>
      <w:r>
        <w:rPr>
          <w:b/>
        </w:rPr>
        <w:t xml:space="preserve">Source: </w:t>
      </w:r>
      <w:r>
        <w:t>Clinical ergometry consoles and LabChart-style acquisition software, which are built around hotkeys</w:t>
      </w:r>
    </w:p>
    <w:p w14:paraId="5ADA6839" w14:textId="77777777" w:rsidR="00870B45" w:rsidRDefault="00000000">
      <w:pPr>
        <w:spacing w:after="60"/>
      </w:pPr>
      <w:r>
        <w:rPr>
          <w:b/>
        </w:rPr>
        <w:t xml:space="preserve">What it does there: </w:t>
      </w:r>
      <w:r>
        <w:t>Operators with gloves, a lancet and a stopwatch do not use a mouse. Lab acquisition software has been keyboard-first for thirty years.</w:t>
      </w:r>
    </w:p>
    <w:p w14:paraId="07DD431A" w14:textId="77777777" w:rsidR="00870B45" w:rsidRDefault="00000000">
      <w:pPr>
        <w:spacing w:after="60"/>
      </w:pPr>
      <w:r>
        <w:rPr>
          <w:b/>
        </w:rPr>
        <w:t xml:space="preserve">Why it matters here: </w:t>
      </w:r>
      <w:r>
        <w:t>testday already has a keyboard section in settings, so the foundation exists. What is missing is a path from keypress to a complete lactate entry without touching the pointer.</w:t>
      </w:r>
    </w:p>
    <w:p w14:paraId="4E64019B" w14:textId="77777777" w:rsidR="00870B45" w:rsidRDefault="00000000">
      <w:pPr>
        <w:spacing w:after="60"/>
      </w:pPr>
      <w:r>
        <w:rPr>
          <w:b/>
        </w:rPr>
        <w:t xml:space="preserve">Proposal: </w:t>
      </w:r>
      <w:r>
        <w:t>One key opens the entry modal with the step pre-filled; digits and decimal point type the value; Enter commits and returns focus to the dashboard; a second key does the same for RPE; space advances the step; a modifier plus a key drops an event marker. Show the map on a help overlay bound to a single key.</w:t>
      </w:r>
    </w:p>
    <w:p w14:paraId="6D9E63E2" w14:textId="77777777" w:rsidR="00870B45" w:rsidRDefault="00000000">
      <w:pPr>
        <w:spacing w:after="40"/>
      </w:pPr>
      <w:r>
        <w:rPr>
          <w:b/>
          <w:sz w:val="18"/>
        </w:rPr>
        <w:t xml:space="preserve">Touches: </w:t>
      </w:r>
      <w:r>
        <w:rPr>
          <w:i/>
          <w:sz w:val="18"/>
        </w:rPr>
        <w:t>src/ui/Dashboard.tsx, src/ui/hooks.ts, src/ui/Settings.tsx</w:t>
      </w:r>
      <w:r>
        <w:rPr>
          <w:b/>
          <w:sz w:val="18"/>
        </w:rPr>
        <w:t xml:space="preserve">   Effort: </w:t>
      </w:r>
      <w:r>
        <w:rPr>
          <w:sz w:val="18"/>
        </w:rPr>
        <w:t>S</w:t>
      </w:r>
      <w:r>
        <w:rPr>
          <w:b/>
          <w:sz w:val="18"/>
        </w:rPr>
        <w:t xml:space="preserve">   Risk: </w:t>
      </w:r>
      <w:r>
        <w:rPr>
          <w:sz w:val="18"/>
        </w:rPr>
        <w:t>Low</w:t>
      </w:r>
    </w:p>
    <w:p w14:paraId="706AC75D" w14:textId="35E4A493" w:rsidR="00870B45" w:rsidRDefault="00000000">
      <w:pPr>
        <w:spacing w:after="240"/>
      </w:pPr>
      <w:r>
        <w:rPr>
          <w:color w:val="777777"/>
          <w:sz w:val="18"/>
        </w:rPr>
        <w:t xml:space="preserve">[ </w:t>
      </w:r>
      <w:ins w:id="33" w:author="Rikhard Mäki-Heikkilä" w:date="2026-08-14T18:52:00Z" w16du:dateUtc="2026-08-14T15:52:00Z">
        <w:r w:rsidR="00447B6D">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4B6F3B23" w14:textId="77777777" w:rsidR="00870B45" w:rsidRDefault="00000000">
      <w:pPr>
        <w:pStyle w:val="Otsikko2"/>
      </w:pPr>
      <w:r>
        <w:t>30. Correct a mistyped entry by amendment, never by silent replacement</w:t>
      </w:r>
    </w:p>
    <w:p w14:paraId="053C8D67" w14:textId="77777777" w:rsidR="00870B45" w:rsidRDefault="00000000">
      <w:pPr>
        <w:spacing w:after="60"/>
      </w:pPr>
      <w:r>
        <w:rPr>
          <w:b/>
        </w:rPr>
        <w:t xml:space="preserve">Source: </w:t>
      </w:r>
      <w:r>
        <w:t>Clinical and GxP software (ALCOA+: original data are preserved; a correction is a new record with a reason)</w:t>
      </w:r>
    </w:p>
    <w:p w14:paraId="7F095A2B" w14:textId="77777777" w:rsidR="00870B45" w:rsidRDefault="00000000">
      <w:pPr>
        <w:spacing w:after="60"/>
      </w:pPr>
      <w:r>
        <w:rPr>
          <w:b/>
        </w:rPr>
        <w:t xml:space="preserve">What it does there: </w:t>
      </w:r>
      <w:r>
        <w:t>Regulated systems forbid destructive edits. A correction adds a record; the original remains readable.</w:t>
      </w:r>
    </w:p>
    <w:p w14:paraId="24D514D7" w14:textId="77777777" w:rsidR="00870B45" w:rsidRDefault="00000000">
      <w:pPr>
        <w:spacing w:after="60"/>
      </w:pPr>
      <w:r>
        <w:rPr>
          <w:b/>
        </w:rPr>
        <w:t xml:space="preserve">Why it matters here: </w:t>
      </w:r>
      <w:r>
        <w:t>A mistyped lactate value is the most likely single data error in this app, and there is currently no way to correct it at all. Adding a destructive edit would be worse than the gap.</w:t>
      </w:r>
    </w:p>
    <w:p w14:paraId="1D8D4144" w14:textId="77777777" w:rsidR="00870B45" w:rsidRDefault="00000000">
      <w:pPr>
        <w:spacing w:after="60"/>
      </w:pPr>
      <w:r>
        <w:rPr>
          <w:b/>
        </w:rPr>
        <w:t xml:space="preserve">Proposal: </w:t>
      </w:r>
      <w:r>
        <w:t>An amendment path: the new value, the reason, the timestamp, all appended to the journal, with the analysis using the latest value and the export listing both. This is a small feature that decides whether the journal remains the truthful record it currently is.</w:t>
      </w:r>
    </w:p>
    <w:p w14:paraId="4F0D9A47" w14:textId="77777777" w:rsidR="00870B45" w:rsidRDefault="00000000">
      <w:pPr>
        <w:spacing w:after="40"/>
      </w:pPr>
      <w:r>
        <w:rPr>
          <w:b/>
          <w:sz w:val="18"/>
        </w:rPr>
        <w:t xml:space="preserve">Touches: </w:t>
      </w:r>
      <w:r>
        <w:rPr>
          <w:i/>
          <w:sz w:val="18"/>
        </w:rPr>
        <w:t>src/model/journal.ts, src/model/session.ts, src/ui/Dashboard.tsx, src/model/research.ts</w:t>
      </w:r>
      <w:r>
        <w:rPr>
          <w:b/>
          <w:sz w:val="18"/>
        </w:rPr>
        <w:t xml:space="preserve">   Effort: </w:t>
      </w:r>
      <w:r>
        <w:rPr>
          <w:sz w:val="18"/>
        </w:rPr>
        <w:t>M</w:t>
      </w:r>
      <w:r>
        <w:rPr>
          <w:b/>
          <w:sz w:val="18"/>
        </w:rPr>
        <w:t xml:space="preserve">   Risk: </w:t>
      </w:r>
      <w:r>
        <w:rPr>
          <w:sz w:val="18"/>
        </w:rPr>
        <w:t>Low</w:t>
      </w:r>
    </w:p>
    <w:p w14:paraId="57E4880F" w14:textId="67F5A450" w:rsidR="00870B45" w:rsidRDefault="00000000">
      <w:pPr>
        <w:spacing w:after="240"/>
      </w:pPr>
      <w:r>
        <w:rPr>
          <w:color w:val="777777"/>
          <w:sz w:val="18"/>
        </w:rPr>
        <w:t xml:space="preserve">[ </w:t>
      </w:r>
      <w:ins w:id="34" w:author="Rikhard Mäki-Heikkilä" w:date="2026-08-14T18:52:00Z" w16du:dateUtc="2026-08-14T15:52:00Z">
        <w:r w:rsidR="00447B6D">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544815C" w14:textId="77777777" w:rsidR="00870B45" w:rsidRDefault="00000000">
      <w:pPr>
        <w:pStyle w:val="Otsikko2"/>
      </w:pPr>
      <w:r>
        <w:lastRenderedPageBreak/>
        <w:t>31. Plot the modelled ceiling against actual power, live</w:t>
      </w:r>
    </w:p>
    <w:p w14:paraId="6023A56C" w14:textId="77777777" w:rsidR="00870B45" w:rsidRDefault="00000000">
      <w:pPr>
        <w:spacing w:after="60"/>
      </w:pPr>
      <w:r>
        <w:rPr>
          <w:b/>
        </w:rPr>
        <w:t xml:space="preserve">Source: </w:t>
      </w:r>
      <w:r>
        <w:t>Xert MPA (maximal power available, recomputed second by second from the fitness signature and recent work)</w:t>
      </w:r>
    </w:p>
    <w:p w14:paraId="528E1BF1" w14:textId="77777777" w:rsidR="00870B45" w:rsidRDefault="00000000">
      <w:pPr>
        <w:spacing w:after="60"/>
      </w:pPr>
      <w:r>
        <w:rPr>
          <w:b/>
        </w:rPr>
        <w:t xml:space="preserve">What it does there: </w:t>
      </w:r>
      <w:r>
        <w:t>Xert draws a falling ceiling above the power trace: how much the athlete could produce right now given what they have just done. Exceeding it is a breakthrough and a signal to refit the model.</w:t>
      </w:r>
    </w:p>
    <w:p w14:paraId="30D2C21F" w14:textId="77777777" w:rsidR="00870B45" w:rsidRDefault="00000000">
      <w:pPr>
        <w:spacing w:after="60"/>
      </w:pPr>
      <w:r>
        <w:rPr>
          <w:b/>
        </w:rPr>
        <w:t xml:space="preserve">Why it matters here: </w:t>
      </w:r>
      <w:r>
        <w:t>testday already has critical power and W' balance, which is the same mathematics without the presentation. The operator question during a ramp is exactly the one MPA answers: is there another step in this athlete.</w:t>
      </w:r>
    </w:p>
    <w:p w14:paraId="206DE360" w14:textId="77777777" w:rsidR="00870B45" w:rsidRDefault="00000000">
      <w:pPr>
        <w:spacing w:after="60"/>
      </w:pPr>
      <w:r>
        <w:rPr>
          <w:b/>
        </w:rPr>
        <w:t xml:space="preserve">Proposal: </w:t>
      </w:r>
      <w:r>
        <w:t>Derive a ceiling line from the existing CP and W' fit and draw it on the workout graph beside actual power. Label it as a model output, not a measurement, and mark clearly when the athlete exceeds it (which means the model is wrong, and the fit should be redone from this session). Xert's own implementation is proprietary; only the concept transfers.</w:t>
      </w:r>
    </w:p>
    <w:p w14:paraId="32B8919F" w14:textId="77777777" w:rsidR="00870B45" w:rsidRDefault="00000000">
      <w:pPr>
        <w:spacing w:after="40"/>
      </w:pPr>
      <w:r>
        <w:rPr>
          <w:b/>
          <w:sz w:val="18"/>
        </w:rPr>
        <w:t xml:space="preserve">Touches: </w:t>
      </w:r>
      <w:r>
        <w:rPr>
          <w:i/>
          <w:sz w:val="18"/>
        </w:rPr>
        <w:t>src/model/metrics.ts, src/model/analysis.ts, src/ui/WorkoutGraph.tsx</w:t>
      </w:r>
      <w:r>
        <w:rPr>
          <w:b/>
          <w:sz w:val="18"/>
        </w:rPr>
        <w:t xml:space="preserve">   Effort: </w:t>
      </w:r>
      <w:r>
        <w:rPr>
          <w:sz w:val="18"/>
        </w:rPr>
        <w:t>M</w:t>
      </w:r>
      <w:r>
        <w:rPr>
          <w:b/>
          <w:sz w:val="18"/>
        </w:rPr>
        <w:t xml:space="preserve">   Risk: </w:t>
      </w:r>
      <w:r>
        <w:rPr>
          <w:sz w:val="18"/>
        </w:rPr>
        <w:t>Low</w:t>
      </w:r>
    </w:p>
    <w:p w14:paraId="6DB75FFE" w14:textId="7ECA0DB3" w:rsidR="00870B45" w:rsidRDefault="00000000">
      <w:pPr>
        <w:spacing w:after="240"/>
      </w:pPr>
      <w:r>
        <w:rPr>
          <w:color w:val="777777"/>
          <w:sz w:val="18"/>
        </w:rPr>
        <w:t xml:space="preserve">[ </w:t>
      </w:r>
      <w:ins w:id="35" w:author="Rikhard Mäki-Heikkilä" w:date="2026-08-14T18:54:00Z" w16du:dateUtc="2026-08-14T15:54:00Z">
        <w:r w:rsidR="00447B6D">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EEA8E4F" w14:textId="77777777" w:rsidR="00870B45" w:rsidRDefault="00000000">
      <w:pPr>
        <w:pStyle w:val="Otsikko2"/>
      </w:pPr>
      <w:r>
        <w:t>32. The lactate curve, live, with its uncertainty</w:t>
      </w:r>
    </w:p>
    <w:p w14:paraId="776229EA" w14:textId="77777777" w:rsidR="00870B45" w:rsidRDefault="00000000">
      <w:pPr>
        <w:spacing w:after="60"/>
      </w:pPr>
      <w:r>
        <w:rPr>
          <w:b/>
        </w:rPr>
        <w:t xml:space="preserve">Source: </w:t>
      </w:r>
      <w:r>
        <w:t>Winlactat and Ergonizer (curve and thresholds computed as the test proceeds)</w:t>
      </w:r>
    </w:p>
    <w:p w14:paraId="0BEEDF36" w14:textId="77777777" w:rsidR="00870B45" w:rsidRDefault="00000000">
      <w:pPr>
        <w:spacing w:after="60"/>
      </w:pPr>
      <w:r>
        <w:rPr>
          <w:b/>
        </w:rPr>
        <w:t xml:space="preserve">What it does there: </w:t>
      </w:r>
      <w:r>
        <w:t>Lactate software plots the curve during the test so the operator can see whether the curve has turned yet.</w:t>
      </w:r>
    </w:p>
    <w:p w14:paraId="65F5CEFD" w14:textId="77777777" w:rsidR="00870B45" w:rsidRDefault="00000000">
      <w:pPr>
        <w:spacing w:after="60"/>
      </w:pPr>
      <w:r>
        <w:rPr>
          <w:b/>
        </w:rPr>
        <w:t xml:space="preserve">Why it matters here: </w:t>
      </w:r>
      <w:r>
        <w:t>This decides whether to run another step, and testday currently makes that decision blind: the curve appears only in analysis, after the session is closed.</w:t>
      </w:r>
    </w:p>
    <w:p w14:paraId="2212BED7" w14:textId="77777777" w:rsidR="00870B45" w:rsidRDefault="00000000">
      <w:pPr>
        <w:spacing w:after="60"/>
      </w:pPr>
      <w:r>
        <w:rPr>
          <w:b/>
        </w:rPr>
        <w:t xml:space="preserve">Proposal: </w:t>
      </w:r>
      <w:r>
        <w:t>Move LactateChart into a dashboard panel that redraws on every entry, showing the fitted curve, the provisional thresholds and the leave-one-out bands the app already computes. Where the bands are still too wide to separate methods, say so on screen: that is the honest signal that another step is needed.</w:t>
      </w:r>
    </w:p>
    <w:p w14:paraId="44300C68" w14:textId="77777777" w:rsidR="00870B45" w:rsidRDefault="00000000">
      <w:pPr>
        <w:spacing w:after="40"/>
      </w:pPr>
      <w:r>
        <w:rPr>
          <w:b/>
          <w:sz w:val="18"/>
        </w:rPr>
        <w:t xml:space="preserve">Touches: </w:t>
      </w:r>
      <w:r>
        <w:rPr>
          <w:i/>
          <w:sz w:val="18"/>
        </w:rPr>
        <w:t>src/ui/LactateChart.tsx, src/ui/Dashboard.tsx, src/model/analysis.ts (analyseLactateWithBands exists)</w:t>
      </w:r>
      <w:r>
        <w:rPr>
          <w:b/>
          <w:sz w:val="18"/>
        </w:rPr>
        <w:t xml:space="preserve">   Effort: </w:t>
      </w:r>
      <w:r>
        <w:rPr>
          <w:sz w:val="18"/>
        </w:rPr>
        <w:t>M</w:t>
      </w:r>
      <w:r>
        <w:rPr>
          <w:b/>
          <w:sz w:val="18"/>
        </w:rPr>
        <w:t xml:space="preserve">   Risk: </w:t>
      </w:r>
      <w:r>
        <w:rPr>
          <w:sz w:val="18"/>
        </w:rPr>
        <w:t>Low</w:t>
      </w:r>
    </w:p>
    <w:p w14:paraId="0258C482" w14:textId="4A494BAF"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36" w:author="Rikhard Mäki-Heikkilä" w:date="2026-08-14T18:54:00Z" w16du:dateUtc="2026-08-14T15:54:00Z">
        <w:r w:rsidR="00447B6D">
          <w:rPr>
            <w:color w:val="777777"/>
            <w:sz w:val="18"/>
          </w:rPr>
          <w:t xml:space="preserve">x toggle on off default </w:t>
        </w:r>
        <w:proofErr w:type="gramStart"/>
        <w:r w:rsidR="00447B6D">
          <w:rPr>
            <w:color w:val="777777"/>
            <w:sz w:val="18"/>
          </w:rPr>
          <w:t>off</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227750B9" w14:textId="77777777" w:rsidR="00870B45" w:rsidRDefault="00000000">
      <w:pPr>
        <w:pStyle w:val="Otsikko2"/>
      </w:pPr>
      <w:r>
        <w:t>33. A maximality panel that shows which criteria have been met</w:t>
      </w:r>
    </w:p>
    <w:p w14:paraId="5660841A" w14:textId="77777777" w:rsidR="00870B45" w:rsidRDefault="00000000">
      <w:pPr>
        <w:spacing w:after="60"/>
      </w:pPr>
      <w:r>
        <w:rPr>
          <w:b/>
        </w:rPr>
        <w:t xml:space="preserve">Source: </w:t>
      </w:r>
      <w:r>
        <w:t>CPET reporting practice (RER, plateau, predicted HRmax, RPE, and the supervising clinician's judgement, reported together)</w:t>
      </w:r>
    </w:p>
    <w:p w14:paraId="4FB8C172" w14:textId="77777777" w:rsidR="00870B45" w:rsidRDefault="00000000">
      <w:pPr>
        <w:spacing w:after="60"/>
      </w:pPr>
      <w:r>
        <w:rPr>
          <w:b/>
        </w:rPr>
        <w:t xml:space="preserve">What it does there: </w:t>
      </w:r>
      <w:r>
        <w:t>Clinical reports present a set of effort criteria rather than a single verdict, because no one criterion is sufficient and the secondary ones depend on the protocol.</w:t>
      </w:r>
    </w:p>
    <w:p w14:paraId="7DE210BF" w14:textId="77777777" w:rsidR="00870B45" w:rsidRDefault="00000000">
      <w:pPr>
        <w:spacing w:after="60"/>
      </w:pPr>
      <w:r>
        <w:rPr>
          <w:b/>
        </w:rPr>
        <w:t xml:space="preserve">Why it matters here: </w:t>
      </w:r>
      <w:r>
        <w:t>The decision to stop is the operator's, and it is made from exactly this information held in the head. Putting it on the screen makes the decision reviewable and consistent between operators.</w:t>
      </w:r>
    </w:p>
    <w:p w14:paraId="64A96386" w14:textId="77777777" w:rsidR="00870B45" w:rsidRDefault="00000000">
      <w:pPr>
        <w:spacing w:after="60"/>
      </w:pPr>
      <w:r>
        <w:rPr>
          <w:b/>
        </w:rPr>
        <w:t xml:space="preserve">Proposal: </w:t>
      </w:r>
      <w:r>
        <w:t>A live panel listing the criteria available given what is connected: heart rate at or above the athlete's own recorded maximum, heart rate plateau over the last two steps, cadence or speed failing, RPE 19 to 20, lactate above a threshold, and where gas data are imported, RER and a VO2 plateau. Show each as met or not met with its current value. State on the panel that secondary criteria are protocol-dependent and that no combination proves a maximal effort.</w:t>
      </w:r>
    </w:p>
    <w:p w14:paraId="515BFA59" w14:textId="77777777" w:rsidR="00870B45" w:rsidRDefault="00000000">
      <w:pPr>
        <w:spacing w:after="40"/>
      </w:pPr>
      <w:r>
        <w:rPr>
          <w:b/>
          <w:sz w:val="18"/>
        </w:rPr>
        <w:lastRenderedPageBreak/>
        <w:t xml:space="preserve">Touches: </w:t>
      </w:r>
      <w:r>
        <w:rPr>
          <w:i/>
          <w:sz w:val="18"/>
        </w:rPr>
        <w:t>src/ui/Dashboard.tsx, src/model/analysis.ts, src/model/ventilatory.ts</w:t>
      </w:r>
      <w:r>
        <w:rPr>
          <w:b/>
          <w:sz w:val="18"/>
        </w:rPr>
        <w:t xml:space="preserve">   Effort: </w:t>
      </w:r>
      <w:r>
        <w:rPr>
          <w:sz w:val="18"/>
        </w:rPr>
        <w:t>M</w:t>
      </w:r>
      <w:r>
        <w:rPr>
          <w:b/>
          <w:sz w:val="18"/>
        </w:rPr>
        <w:t xml:space="preserve">   Risk: </w:t>
      </w:r>
      <w:r>
        <w:rPr>
          <w:sz w:val="18"/>
        </w:rPr>
        <w:t>Low</w:t>
      </w:r>
    </w:p>
    <w:p w14:paraId="50A00D09" w14:textId="29671733" w:rsidR="00870B45" w:rsidRDefault="00000000">
      <w:pPr>
        <w:spacing w:after="240"/>
      </w:pPr>
      <w:r>
        <w:rPr>
          <w:color w:val="777777"/>
          <w:sz w:val="18"/>
        </w:rPr>
        <w:t xml:space="preserve">[ </w:t>
      </w:r>
      <w:ins w:id="37" w:author="Rikhard Mäki-Heikkilä" w:date="2026-08-14T18:54:00Z" w16du:dateUtc="2026-08-14T15:54:00Z">
        <w:r w:rsidR="00447B6D">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720F0E8" w14:textId="77777777" w:rsidR="00870B45" w:rsidRDefault="00000000">
      <w:pPr>
        <w:pStyle w:val="Otsikko2"/>
      </w:pPr>
      <w:r>
        <w:t>34. A signal-quality strip, one line per metric</w:t>
      </w:r>
    </w:p>
    <w:p w14:paraId="35C6B791" w14:textId="77777777" w:rsidR="00870B45" w:rsidRDefault="00000000">
      <w:pPr>
        <w:spacing w:after="60"/>
      </w:pPr>
      <w:r>
        <w:rPr>
          <w:b/>
        </w:rPr>
        <w:t xml:space="preserve">Source: </w:t>
      </w:r>
      <w:r>
        <w:t>Zwift pairing screen; intervals.icu spike detection and correction</w:t>
      </w:r>
    </w:p>
    <w:p w14:paraId="237D13DD" w14:textId="77777777" w:rsidR="00870B45" w:rsidRDefault="00000000">
      <w:pPr>
        <w:spacing w:after="60"/>
      </w:pPr>
      <w:r>
        <w:rPr>
          <w:b/>
        </w:rPr>
        <w:t xml:space="preserve">What it does there: </w:t>
      </w:r>
      <w:r>
        <w:t>Zwift shows connection state per metric continuously rather than only at pairing. intervals.icu flags spikes and dropouts rather than quietly smoothing them.</w:t>
      </w:r>
    </w:p>
    <w:p w14:paraId="106FC521" w14:textId="77777777" w:rsidR="00870B45" w:rsidRDefault="00000000">
      <w:pPr>
        <w:spacing w:after="60"/>
      </w:pPr>
      <w:r>
        <w:rPr>
          <w:b/>
        </w:rPr>
        <w:t xml:space="preserve">Why it matters here: </w:t>
      </w:r>
      <w:r>
        <w:t>testday knows all of this already (staleAfterMs, reconnect backoff, source priority) and shows almost none of it during a run.</w:t>
      </w:r>
    </w:p>
    <w:p w14:paraId="2AEA2D2D" w14:textId="77777777" w:rsidR="00870B45" w:rsidRDefault="00000000">
      <w:pPr>
        <w:spacing w:after="60"/>
      </w:pPr>
      <w:r>
        <w:rPr>
          <w:b/>
        </w:rPr>
        <w:t xml:space="preserve">Proposal: </w:t>
      </w:r>
      <w:r>
        <w:t>A compact strip: metric, current source, age of last sample, dropouts in the last 60 s, implausible values rejected. Amber and red thresholds per metric. It answers the question the operator actually asks, which is not what is the heart rate but is the heart rate real.</w:t>
      </w:r>
    </w:p>
    <w:p w14:paraId="74D3D4F0" w14:textId="77777777" w:rsidR="00870B45" w:rsidRDefault="00000000">
      <w:pPr>
        <w:spacing w:after="40"/>
      </w:pPr>
      <w:r>
        <w:rPr>
          <w:b/>
          <w:sz w:val="18"/>
        </w:rPr>
        <w:t xml:space="preserve">Touches: </w:t>
      </w:r>
      <w:r>
        <w:rPr>
          <w:i/>
          <w:sz w:val="18"/>
        </w:rPr>
        <w:t>src/ble/manager.ts, src/ble/metrics.ts, src/ui/Dashboard.tsx</w:t>
      </w:r>
      <w:r>
        <w:rPr>
          <w:b/>
          <w:sz w:val="18"/>
        </w:rPr>
        <w:t xml:space="preserve">   Effort: </w:t>
      </w:r>
      <w:r>
        <w:rPr>
          <w:sz w:val="18"/>
        </w:rPr>
        <w:t>S</w:t>
      </w:r>
      <w:r>
        <w:rPr>
          <w:b/>
          <w:sz w:val="18"/>
        </w:rPr>
        <w:t xml:space="preserve">   Risk: </w:t>
      </w:r>
      <w:r>
        <w:rPr>
          <w:sz w:val="18"/>
        </w:rPr>
        <w:t>Low</w:t>
      </w:r>
    </w:p>
    <w:p w14:paraId="7D9CE0DD" w14:textId="15ECAF24" w:rsidR="00870B45" w:rsidRDefault="00000000">
      <w:pPr>
        <w:spacing w:after="240"/>
      </w:pPr>
      <w:r>
        <w:rPr>
          <w:color w:val="777777"/>
          <w:sz w:val="18"/>
        </w:rPr>
        <w:t xml:space="preserve">[ </w:t>
      </w:r>
      <w:ins w:id="38" w:author="Rikhard Mäki-Heikkilä" w:date="2026-08-14T18:55:00Z" w16du:dateUtc="2026-08-14T15:55:00Z">
        <w:r w:rsidR="00447B6D">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66B6ADC" w14:textId="77777777" w:rsidR="00870B45" w:rsidRDefault="00000000">
      <w:pPr>
        <w:pStyle w:val="Otsikko2"/>
      </w:pPr>
      <w:r>
        <w:t>35. One-key event markers</w:t>
      </w:r>
    </w:p>
    <w:p w14:paraId="61EF350A" w14:textId="77777777" w:rsidR="00870B45" w:rsidRDefault="00000000">
      <w:pPr>
        <w:spacing w:after="60"/>
      </w:pPr>
      <w:r>
        <w:rPr>
          <w:b/>
        </w:rPr>
        <w:t xml:space="preserve">Source: </w:t>
      </w:r>
      <w:r>
        <w:t>ADInstruments LabChart comments; clinical acquisition software generally</w:t>
      </w:r>
    </w:p>
    <w:p w14:paraId="30D2A689" w14:textId="77777777" w:rsidR="00870B45" w:rsidRDefault="00000000">
      <w:pPr>
        <w:spacing w:after="60"/>
      </w:pPr>
      <w:r>
        <w:rPr>
          <w:b/>
        </w:rPr>
        <w:t xml:space="preserve">What it does there: </w:t>
      </w:r>
      <w:r>
        <w:t>Physiological acquisition software has always had a single key that stamps a comment onto the trace, because the interesting things happen faster than typing.</w:t>
      </w:r>
    </w:p>
    <w:p w14:paraId="1C4BB0CF" w14:textId="77777777" w:rsidR="00870B45" w:rsidRDefault="00000000">
      <w:pPr>
        <w:spacing w:after="60"/>
      </w:pPr>
      <w:r>
        <w:rPr>
          <w:b/>
        </w:rPr>
        <w:t xml:space="preserve">Why it matters here: </w:t>
      </w:r>
      <w:r>
        <w:t>SessionEvent exists in the model and is used for runner events only. Everything the operator observes (the athlete stood up, the fan was moved, the mask leaked, coughing started) is lost.</w:t>
      </w:r>
    </w:p>
    <w:p w14:paraId="1ECAC347" w14:textId="77777777" w:rsidR="00870B45" w:rsidRDefault="00000000">
      <w:pPr>
        <w:spacing w:after="60"/>
      </w:pPr>
      <w:r>
        <w:rPr>
          <w:b/>
        </w:rPr>
        <w:t xml:space="preserve">Proposal: </w:t>
      </w:r>
      <w:r>
        <w:t>A marker key that stamps a timestamped event, optionally with a short code chosen from a per-lab list, drawn on the workout graph and carried into FIT as an event and into the CSV as a column. For this lab specifically, a cough or wheeze marker turns a test into airway data.</w:t>
      </w:r>
    </w:p>
    <w:p w14:paraId="63B2389B" w14:textId="77777777" w:rsidR="00870B45" w:rsidRDefault="00000000">
      <w:pPr>
        <w:spacing w:after="40"/>
      </w:pPr>
      <w:r>
        <w:rPr>
          <w:b/>
          <w:sz w:val="18"/>
        </w:rPr>
        <w:t xml:space="preserve">Touches: </w:t>
      </w:r>
      <w:r>
        <w:rPr>
          <w:i/>
          <w:sz w:val="18"/>
        </w:rPr>
        <w:t>src/model/session.ts, src/ui/Dashboard.tsx, src/ui/WorkoutGraph.tsx, src/model/fit.ts</w:t>
      </w:r>
      <w:r>
        <w:rPr>
          <w:b/>
          <w:sz w:val="18"/>
        </w:rPr>
        <w:t xml:space="preserve">   Effort: </w:t>
      </w:r>
      <w:r>
        <w:rPr>
          <w:sz w:val="18"/>
        </w:rPr>
        <w:t>S</w:t>
      </w:r>
      <w:r>
        <w:rPr>
          <w:b/>
          <w:sz w:val="18"/>
        </w:rPr>
        <w:t xml:space="preserve">   Risk: </w:t>
      </w:r>
      <w:r>
        <w:rPr>
          <w:sz w:val="18"/>
        </w:rPr>
        <w:t>Low</w:t>
      </w:r>
    </w:p>
    <w:p w14:paraId="47328CE4" w14:textId="01B4FDB8" w:rsidR="00870B45" w:rsidRDefault="00000000">
      <w:pPr>
        <w:spacing w:after="240"/>
      </w:pPr>
      <w:r>
        <w:rPr>
          <w:color w:val="777777"/>
          <w:sz w:val="18"/>
        </w:rPr>
        <w:t xml:space="preserve">[ </w:t>
      </w:r>
      <w:ins w:id="39" w:author="Rikhard Mäki-Heikkilä" w:date="2026-08-14T18:58:00Z" w16du:dateUtc="2026-08-14T15:58:00Z">
        <w:r w:rsidR="009B14A0">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953E6F5" w14:textId="77777777" w:rsidR="00870B45" w:rsidRDefault="00000000">
      <w:pPr>
        <w:pStyle w:val="Otsikko2"/>
      </w:pPr>
      <w:r>
        <w:t>36. Show the next three steps, not just the current one</w:t>
      </w:r>
    </w:p>
    <w:p w14:paraId="22D046EF" w14:textId="77777777" w:rsidR="00870B45" w:rsidRDefault="00000000">
      <w:pPr>
        <w:spacing w:after="60"/>
      </w:pPr>
      <w:r>
        <w:rPr>
          <w:b/>
        </w:rPr>
        <w:t xml:space="preserve">Source: </w:t>
      </w:r>
      <w:r>
        <w:t>SYSTM and TrainerRoad workout bars, which always show what is coming</w:t>
      </w:r>
    </w:p>
    <w:p w14:paraId="2B3DF0F4" w14:textId="77777777" w:rsidR="00870B45" w:rsidRDefault="00000000">
      <w:pPr>
        <w:spacing w:after="60"/>
      </w:pPr>
      <w:r>
        <w:rPr>
          <w:b/>
        </w:rPr>
        <w:t xml:space="preserve">What it does there: </w:t>
      </w:r>
      <w:r>
        <w:t>Knowing what is next is what lets the operator prepare the next sample, brief the athlete and set the fan.</w:t>
      </w:r>
    </w:p>
    <w:p w14:paraId="025187FA" w14:textId="77777777" w:rsidR="00870B45" w:rsidRDefault="00000000">
      <w:pPr>
        <w:spacing w:after="60"/>
      </w:pPr>
      <w:r>
        <w:rPr>
          <w:b/>
        </w:rPr>
        <w:t xml:space="preserve">Why it matters here: </w:t>
      </w:r>
      <w:r>
        <w:t>The dashboard shows the current step and time remaining. The preparation window for a blood sample is about 30 s and needs to start before the step ends.</w:t>
      </w:r>
    </w:p>
    <w:p w14:paraId="0CDA324D" w14:textId="77777777" w:rsidR="00870B45" w:rsidRDefault="00000000">
      <w:pPr>
        <w:spacing w:after="60"/>
      </w:pPr>
      <w:r>
        <w:rPr>
          <w:b/>
        </w:rPr>
        <w:t xml:space="preserve">Proposal: </w:t>
      </w:r>
      <w:r>
        <w:t>A compact strip above the graph listing the next three steps with their resolved targets and whether a sample is scheduled in them. Small change, high value under time pressure.</w:t>
      </w:r>
    </w:p>
    <w:p w14:paraId="29C87B75" w14:textId="77777777" w:rsidR="00870B45" w:rsidRDefault="00000000">
      <w:pPr>
        <w:spacing w:after="40"/>
      </w:pPr>
      <w:r>
        <w:rPr>
          <w:b/>
          <w:sz w:val="18"/>
        </w:rPr>
        <w:t xml:space="preserve">Touches: </w:t>
      </w:r>
      <w:r>
        <w:rPr>
          <w:i/>
          <w:sz w:val="18"/>
        </w:rPr>
        <w:t>src/ui/Dashboard.tsx, src/model/protocol.ts</w:t>
      </w:r>
      <w:r>
        <w:rPr>
          <w:b/>
          <w:sz w:val="18"/>
        </w:rPr>
        <w:t xml:space="preserve">   Effort: </w:t>
      </w:r>
      <w:r>
        <w:rPr>
          <w:sz w:val="18"/>
        </w:rPr>
        <w:t>S</w:t>
      </w:r>
      <w:r>
        <w:rPr>
          <w:b/>
          <w:sz w:val="18"/>
        </w:rPr>
        <w:t xml:space="preserve">   Risk: </w:t>
      </w:r>
      <w:r>
        <w:rPr>
          <w:sz w:val="18"/>
        </w:rPr>
        <w:t>Low</w:t>
      </w:r>
    </w:p>
    <w:p w14:paraId="0B350CEB" w14:textId="4EC1D608" w:rsidR="00870B45" w:rsidRDefault="00000000">
      <w:pPr>
        <w:spacing w:after="240"/>
      </w:pPr>
      <w:r>
        <w:rPr>
          <w:color w:val="777777"/>
          <w:sz w:val="18"/>
        </w:rPr>
        <w:t xml:space="preserve">[ </w:t>
      </w:r>
      <w:ins w:id="40" w:author="Rikhard Mäki-Heikkilä" w:date="2026-08-14T18:58:00Z" w16du:dateUtc="2026-08-14T15:58:00Z">
        <w:r w:rsidR="009B14A0">
          <w:rPr>
            <w:color w:val="777777"/>
            <w:sz w:val="18"/>
          </w:rPr>
          <w:t>x toggle on off default off</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D3D3A4D" w14:textId="77777777" w:rsidR="00870B45" w:rsidRDefault="00000000">
      <w:pPr>
        <w:pStyle w:val="Otsikko2"/>
      </w:pPr>
      <w:r>
        <w:t>37. Warn when another application takes the trainer</w:t>
      </w:r>
    </w:p>
    <w:p w14:paraId="00F24A2C" w14:textId="77777777" w:rsidR="00870B45" w:rsidRDefault="00000000">
      <w:pPr>
        <w:spacing w:after="60"/>
      </w:pPr>
      <w:r>
        <w:rPr>
          <w:b/>
        </w:rPr>
        <w:t xml:space="preserve">Source: </w:t>
      </w:r>
      <w:r>
        <w:t>Zwift and TrainerRoad troubleshooting (a trainer connected to a second app produces unexplained behaviour)</w:t>
      </w:r>
    </w:p>
    <w:p w14:paraId="6A141990" w14:textId="77777777" w:rsidR="00870B45" w:rsidRDefault="00000000">
      <w:pPr>
        <w:spacing w:after="60"/>
      </w:pPr>
      <w:r>
        <w:rPr>
          <w:b/>
        </w:rPr>
        <w:lastRenderedPageBreak/>
        <w:t xml:space="preserve">What it does there: </w:t>
      </w:r>
      <w:r>
        <w:t>The single most common ERG complaint in both ecosystems is a second application holding the connection.</w:t>
      </w:r>
    </w:p>
    <w:p w14:paraId="2025ABE1" w14:textId="77777777" w:rsidR="00870B45" w:rsidRDefault="00000000">
      <w:pPr>
        <w:spacing w:after="60"/>
      </w:pPr>
      <w:r>
        <w:rPr>
          <w:b/>
        </w:rPr>
        <w:t xml:space="preserve">Why it matters here: </w:t>
      </w:r>
      <w:r>
        <w:t>In a lab with a laptop, a head unit and a phone in the room, this will happen, and the symptom is a trainer that ignores targets. testday will look broken.</w:t>
      </w:r>
    </w:p>
    <w:p w14:paraId="603F960D" w14:textId="77777777" w:rsidR="00870B45" w:rsidRDefault="00000000">
      <w:pPr>
        <w:spacing w:after="60"/>
      </w:pPr>
      <w:r>
        <w:rPr>
          <w:b/>
        </w:rPr>
        <w:t xml:space="preserve">Proposal: </w:t>
      </w:r>
      <w:r>
        <w:t>Detect the pattern (commands acknowledged, targets not met, or an unexpected disconnect immediately after connect) and say what it means in one sentence with what to do about it. Also record the ERG probe result at start (item 3) so the failure is dated.</w:t>
      </w:r>
    </w:p>
    <w:p w14:paraId="026C5D39" w14:textId="77777777" w:rsidR="00870B45" w:rsidRDefault="00000000">
      <w:pPr>
        <w:spacing w:after="40"/>
      </w:pPr>
      <w:r>
        <w:rPr>
          <w:b/>
          <w:sz w:val="18"/>
        </w:rPr>
        <w:t xml:space="preserve">Touches: </w:t>
      </w:r>
      <w:r>
        <w:rPr>
          <w:i/>
          <w:sz w:val="18"/>
        </w:rPr>
        <w:t>src/ble/manager.ts, src/ble/ftms.ts, src/ui/SensorPanel.tsx</w:t>
      </w:r>
      <w:r>
        <w:rPr>
          <w:b/>
          <w:sz w:val="18"/>
        </w:rPr>
        <w:t xml:space="preserve">   Effort: </w:t>
      </w:r>
      <w:r>
        <w:rPr>
          <w:sz w:val="18"/>
        </w:rPr>
        <w:t>S</w:t>
      </w:r>
      <w:r>
        <w:rPr>
          <w:b/>
          <w:sz w:val="18"/>
        </w:rPr>
        <w:t xml:space="preserve">   Risk: </w:t>
      </w:r>
      <w:r>
        <w:rPr>
          <w:sz w:val="18"/>
        </w:rPr>
        <w:t>Low</w:t>
      </w:r>
    </w:p>
    <w:p w14:paraId="124107C9" w14:textId="10EC067E" w:rsidR="00870B45" w:rsidRDefault="00000000">
      <w:pPr>
        <w:spacing w:after="240"/>
      </w:pPr>
      <w:r>
        <w:rPr>
          <w:color w:val="777777"/>
          <w:sz w:val="18"/>
        </w:rPr>
        <w:t xml:space="preserve">[ </w:t>
      </w:r>
      <w:ins w:id="41" w:author="Rikhard Mäki-Heikkilä" w:date="2026-08-14T18:58:00Z" w16du:dateUtc="2026-08-14T15:58:00Z">
        <w:r w:rsidR="009B14A0">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3D466B6" w14:textId="77777777" w:rsidR="00870B45" w:rsidRDefault="00000000">
      <w:pPr>
        <w:pStyle w:val="Otsikko1"/>
      </w:pPr>
      <w:r>
        <w:t>D. Sensors, signal quality and failure</w:t>
      </w:r>
    </w:p>
    <w:p w14:paraId="667549E7" w14:textId="77777777" w:rsidR="00870B45" w:rsidRDefault="00000000">
      <w:pPr>
        <w:pStyle w:val="Otsikko2"/>
      </w:pPr>
      <w:r>
        <w:t>38. Mark every source switch on the trace</w:t>
      </w:r>
    </w:p>
    <w:p w14:paraId="3CA11170" w14:textId="77777777" w:rsidR="00870B45" w:rsidRDefault="00000000">
      <w:pPr>
        <w:spacing w:after="60"/>
      </w:pPr>
      <w:r>
        <w:rPr>
          <w:b/>
        </w:rPr>
        <w:t xml:space="preserve">Source: </w:t>
      </w:r>
      <w:r>
        <w:t>Zwift PowerMatch and pairing behaviour; intervals.icu data-quality flags</w:t>
      </w:r>
    </w:p>
    <w:p w14:paraId="0A26CC75" w14:textId="77777777" w:rsidR="00870B45" w:rsidRDefault="00000000">
      <w:pPr>
        <w:spacing w:after="60"/>
      </w:pPr>
      <w:r>
        <w:rPr>
          <w:b/>
        </w:rPr>
        <w:t xml:space="preserve">What it does there: </w:t>
      </w:r>
      <w:r>
        <w:t>When an app switches which device supplies a metric, the number can step by tens of watts with no change in the athlete.</w:t>
      </w:r>
    </w:p>
    <w:p w14:paraId="0D7E6505" w14:textId="77777777" w:rsidR="00870B45" w:rsidRDefault="00000000">
      <w:pPr>
        <w:spacing w:after="60"/>
      </w:pPr>
      <w:r>
        <w:rPr>
          <w:b/>
        </w:rPr>
        <w:t xml:space="preserve">Why it matters here: </w:t>
      </w:r>
      <w:r>
        <w:t>testday already switches sources automatically by priority when a device drops, which is the right behaviour. It does not tell anyone. A step in the power trace at the moment of a switch will be read as physiology by whoever analyses it next year.</w:t>
      </w:r>
    </w:p>
    <w:p w14:paraId="44F6335A" w14:textId="77777777" w:rsidR="00870B45" w:rsidRDefault="00000000">
      <w:pPr>
        <w:spacing w:after="60"/>
      </w:pPr>
      <w:r>
        <w:rPr>
          <w:b/>
        </w:rPr>
        <w:t xml:space="preserve">Proposal: </w:t>
      </w:r>
      <w:r>
        <w:t>Record SourceChange as a journal record, draw it as a vertical marker on the workout graph, list it in the session summary and carry it into the research export as a column. Where a switch happened inside a measured step, flag that step's averages as mixed-source.</w:t>
      </w:r>
    </w:p>
    <w:p w14:paraId="341CE8ED" w14:textId="77777777" w:rsidR="00870B45" w:rsidRDefault="00000000">
      <w:pPr>
        <w:spacing w:after="40"/>
      </w:pPr>
      <w:r>
        <w:rPr>
          <w:b/>
          <w:sz w:val="18"/>
        </w:rPr>
        <w:t xml:space="preserve">Touches: </w:t>
      </w:r>
      <w:r>
        <w:rPr>
          <w:i/>
          <w:sz w:val="18"/>
        </w:rPr>
        <w:t>src/ble/manager.ts (SourceChange exists), src/model/journal.ts, src/ui/WorkoutGraph.tsx, src/model/research.ts</w:t>
      </w:r>
      <w:r>
        <w:rPr>
          <w:b/>
          <w:sz w:val="18"/>
        </w:rPr>
        <w:t xml:space="preserve">   Effort: </w:t>
      </w:r>
      <w:r>
        <w:rPr>
          <w:sz w:val="18"/>
        </w:rPr>
        <w:t>S</w:t>
      </w:r>
      <w:r>
        <w:rPr>
          <w:b/>
          <w:sz w:val="18"/>
        </w:rPr>
        <w:t xml:space="preserve">   Risk: </w:t>
      </w:r>
      <w:r>
        <w:rPr>
          <w:sz w:val="18"/>
        </w:rPr>
        <w:t>Low</w:t>
      </w:r>
    </w:p>
    <w:p w14:paraId="54208EC8" w14:textId="5756DCBD" w:rsidR="00870B45" w:rsidRDefault="00000000">
      <w:pPr>
        <w:spacing w:after="240"/>
      </w:pPr>
      <w:r>
        <w:rPr>
          <w:color w:val="777777"/>
          <w:sz w:val="18"/>
        </w:rPr>
        <w:t>[</w:t>
      </w:r>
      <w:proofErr w:type="gramStart"/>
      <w:ins w:id="42" w:author="Rikhard Mäki-Heikkilä" w:date="2026-08-14T18:58:00Z" w16du:dateUtc="2026-08-14T15:58:00Z">
        <w:r w:rsidR="009B14A0">
          <w:rPr>
            <w:color w:val="777777"/>
            <w:sz w:val="18"/>
          </w:rPr>
          <w:t>x</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01281D3" w14:textId="77777777" w:rsidR="00870B45" w:rsidRDefault="00000000">
      <w:pPr>
        <w:pStyle w:val="Otsikko2"/>
      </w:pPr>
      <w:r>
        <w:t>39. Battery thresholds before and warnings during</w:t>
      </w:r>
    </w:p>
    <w:p w14:paraId="610B3618" w14:textId="77777777" w:rsidR="00870B45" w:rsidRDefault="00000000">
      <w:pPr>
        <w:spacing w:after="60"/>
      </w:pPr>
      <w:r>
        <w:rPr>
          <w:b/>
        </w:rPr>
        <w:t xml:space="preserve">Source: </w:t>
      </w:r>
      <w:r>
        <w:t>Garmin, Wahoo and Polar sensor management; Zwift pairing screen battery indicators</w:t>
      </w:r>
    </w:p>
    <w:p w14:paraId="06272AA3" w14:textId="77777777" w:rsidR="00870B45" w:rsidRDefault="00000000">
      <w:pPr>
        <w:spacing w:after="60"/>
      </w:pPr>
      <w:r>
        <w:rPr>
          <w:b/>
        </w:rPr>
        <w:t xml:space="preserve">What it does there: </w:t>
      </w:r>
      <w:r>
        <w:t>Consumer platforms surface battery state at pairing and warn before it becomes a problem.</w:t>
      </w:r>
    </w:p>
    <w:p w14:paraId="279B7041" w14:textId="77777777" w:rsidR="00870B45" w:rsidRDefault="00000000">
      <w:pPr>
        <w:spacing w:after="60"/>
      </w:pPr>
      <w:r>
        <w:rPr>
          <w:b/>
        </w:rPr>
        <w:t xml:space="preserve">Why it matters here: </w:t>
      </w:r>
      <w:r>
        <w:t>testday reads battery level already and shows it in the sensor panel, where nobody is looking during a test. A strap that dies at step six of eight costs the test.</w:t>
      </w:r>
    </w:p>
    <w:p w14:paraId="112E3A91" w14:textId="77777777" w:rsidR="00870B45" w:rsidRDefault="00000000">
      <w:pPr>
        <w:spacing w:after="60"/>
      </w:pPr>
      <w:r>
        <w:rPr>
          <w:b/>
        </w:rPr>
        <w:t xml:space="preserve">Proposal: </w:t>
      </w:r>
      <w:r>
        <w:t>A configurable pre-test threshold in the readiness gate (item 1), a single unobtrusive warning during a session at a lower threshold, and the battery level at start and end recorded on the session so a suspicious dropout can be explained afterwards.</w:t>
      </w:r>
    </w:p>
    <w:p w14:paraId="3589950F" w14:textId="77777777" w:rsidR="00870B45" w:rsidRDefault="00000000">
      <w:pPr>
        <w:spacing w:after="40"/>
      </w:pPr>
      <w:r>
        <w:rPr>
          <w:b/>
          <w:sz w:val="18"/>
        </w:rPr>
        <w:t xml:space="preserve">Touches: </w:t>
      </w:r>
      <w:r>
        <w:rPr>
          <w:i/>
          <w:sz w:val="18"/>
        </w:rPr>
        <w:t>src/ble/manager.ts, src/ui/Dashboard.tsx, src/model/session.ts</w:t>
      </w:r>
      <w:r>
        <w:rPr>
          <w:b/>
          <w:sz w:val="18"/>
        </w:rPr>
        <w:t xml:space="preserve">   Effort: </w:t>
      </w:r>
      <w:r>
        <w:rPr>
          <w:sz w:val="18"/>
        </w:rPr>
        <w:t>S</w:t>
      </w:r>
      <w:r>
        <w:rPr>
          <w:b/>
          <w:sz w:val="18"/>
        </w:rPr>
        <w:t xml:space="preserve">   Risk: </w:t>
      </w:r>
      <w:r>
        <w:rPr>
          <w:sz w:val="18"/>
        </w:rPr>
        <w:t>Low</w:t>
      </w:r>
    </w:p>
    <w:p w14:paraId="7A2825C1" w14:textId="300E4E8F" w:rsidR="00870B45" w:rsidRDefault="00000000">
      <w:pPr>
        <w:spacing w:after="240"/>
      </w:pPr>
      <w:r>
        <w:rPr>
          <w:color w:val="777777"/>
          <w:sz w:val="18"/>
        </w:rPr>
        <w:t>[</w:t>
      </w:r>
      <w:proofErr w:type="gramStart"/>
      <w:ins w:id="43" w:author="Rikhard Mäki-Heikkilä" w:date="2026-08-14T18:59:00Z" w16du:dateUtc="2026-08-14T15:59:00Z">
        <w:r w:rsidR="009B14A0">
          <w:rPr>
            <w:color w:val="777777"/>
            <w:sz w:val="18"/>
          </w:rPr>
          <w:t>x</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13D5DFD" w14:textId="77777777" w:rsidR="00870B45" w:rsidRDefault="00000000">
      <w:pPr>
        <w:pStyle w:val="Otsikko2"/>
      </w:pPr>
      <w:r>
        <w:t>40. Data gaps as records, not as absence</w:t>
      </w:r>
    </w:p>
    <w:p w14:paraId="5A4B9CEF" w14:textId="77777777" w:rsidR="00870B45" w:rsidRDefault="00000000">
      <w:pPr>
        <w:spacing w:after="60"/>
      </w:pPr>
      <w:r>
        <w:rPr>
          <w:b/>
        </w:rPr>
        <w:t xml:space="preserve">Source: </w:t>
      </w:r>
      <w:r>
        <w:t>Clinical acquisition software, which marks lost signal explicitly; the app's own principle that a missing value is not a zero</w:t>
      </w:r>
    </w:p>
    <w:p w14:paraId="21D05791" w14:textId="77777777" w:rsidR="00870B45" w:rsidRDefault="00000000">
      <w:pPr>
        <w:spacing w:after="60"/>
      </w:pPr>
      <w:r>
        <w:rPr>
          <w:b/>
        </w:rPr>
        <w:lastRenderedPageBreak/>
        <w:t xml:space="preserve">What it does there: </w:t>
      </w:r>
      <w:r>
        <w:t>Good acquisition software writes down when it was not receiving, because a gap and a flat line look identical in a plot.</w:t>
      </w:r>
    </w:p>
    <w:p w14:paraId="50BC07E1" w14:textId="77777777" w:rsidR="00870B45" w:rsidRDefault="00000000">
      <w:pPr>
        <w:spacing w:after="60"/>
      </w:pPr>
      <w:r>
        <w:rPr>
          <w:b/>
        </w:rPr>
        <w:t xml:space="preserve">Why it matters here: </w:t>
      </w:r>
      <w:r>
        <w:t>The sensor manager already handles reconnection with backoff. The journal records nothing at all during the gap, which is correct, but the gap itself is only inferable by looking for missing seconds.</w:t>
      </w:r>
    </w:p>
    <w:p w14:paraId="5887110A" w14:textId="77777777" w:rsidR="00870B45" w:rsidRDefault="00000000">
      <w:pPr>
        <w:spacing w:after="60"/>
      </w:pPr>
      <w:r>
        <w:rPr>
          <w:b/>
        </w:rPr>
        <w:t xml:space="preserve">Proposal: </w:t>
      </w:r>
      <w:r>
        <w:t>Write gapStart and gapEnd records per metric when a source goes stale and when it returns. Report total coverage per metric per step in the lap table and in the export. A step with 40 percent heart rate coverage should not silently produce a mean heart rate.</w:t>
      </w:r>
    </w:p>
    <w:p w14:paraId="50A57F5A" w14:textId="77777777" w:rsidR="00870B45" w:rsidRDefault="00000000">
      <w:pPr>
        <w:spacing w:after="40"/>
      </w:pPr>
      <w:r>
        <w:rPr>
          <w:b/>
          <w:sz w:val="18"/>
        </w:rPr>
        <w:t xml:space="preserve">Touches: </w:t>
      </w:r>
      <w:r>
        <w:rPr>
          <w:i/>
          <w:sz w:val="18"/>
        </w:rPr>
        <w:t>src/ble/manager.ts, src/model/journal.ts, src/model/session.ts (lapsFromSamples), src/model/research.ts</w:t>
      </w:r>
      <w:r>
        <w:rPr>
          <w:b/>
          <w:sz w:val="18"/>
        </w:rPr>
        <w:t xml:space="preserve">   Effort: </w:t>
      </w:r>
      <w:r>
        <w:rPr>
          <w:sz w:val="18"/>
        </w:rPr>
        <w:t>M</w:t>
      </w:r>
      <w:r>
        <w:rPr>
          <w:b/>
          <w:sz w:val="18"/>
        </w:rPr>
        <w:t xml:space="preserve">   Risk: </w:t>
      </w:r>
      <w:r>
        <w:rPr>
          <w:sz w:val="18"/>
        </w:rPr>
        <w:t>Low</w:t>
      </w:r>
    </w:p>
    <w:p w14:paraId="78138DE9" w14:textId="40AB651B" w:rsidR="00870B45" w:rsidRDefault="00000000">
      <w:pPr>
        <w:spacing w:after="240"/>
      </w:pPr>
      <w:r>
        <w:rPr>
          <w:color w:val="777777"/>
          <w:sz w:val="18"/>
        </w:rPr>
        <w:t xml:space="preserve">[ </w:t>
      </w:r>
      <w:ins w:id="44" w:author="Rikhard Mäki-Heikkilä" w:date="2026-08-14T18:59:00Z" w16du:dateUtc="2026-08-14T15:59:00Z">
        <w:r w:rsidR="009B14A0">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1382B44" w14:textId="77777777" w:rsidR="00870B45" w:rsidRDefault="00000000">
      <w:pPr>
        <w:pStyle w:val="Otsikko2"/>
      </w:pPr>
      <w:r>
        <w:t>41. Artefact detection and correction for R-R intervals, with the artefact rate reported</w:t>
      </w:r>
    </w:p>
    <w:p w14:paraId="02E0A0B4" w14:textId="77777777" w:rsidR="00870B45" w:rsidRDefault="00000000">
      <w:pPr>
        <w:spacing w:after="60"/>
      </w:pPr>
      <w:r>
        <w:rPr>
          <w:b/>
        </w:rPr>
        <w:t xml:space="preserve">Source: </w:t>
      </w:r>
      <w:r>
        <w:t>Kubios HRV (threshold-based detection with cubic-spline correction; automatic noise-segment detection)</w:t>
      </w:r>
    </w:p>
    <w:p w14:paraId="7E81DA6D" w14:textId="77777777" w:rsidR="00870B45" w:rsidRDefault="00000000">
      <w:pPr>
        <w:spacing w:after="60"/>
      </w:pPr>
      <w:r>
        <w:rPr>
          <w:b/>
        </w:rPr>
        <w:t xml:space="preserve">What it does there: </w:t>
      </w:r>
      <w:r>
        <w:t>Kubios detects aberrant beats against a running average and corrects them by interpolation, and reports how much was corrected. The published comparison work shows artefact burden rising with intensity, peaking around 4.5 percent at 80 to 100 percent of VO2max.</w:t>
      </w:r>
    </w:p>
    <w:p w14:paraId="56A57AEA" w14:textId="77777777" w:rsidR="00870B45" w:rsidRDefault="00000000">
      <w:pPr>
        <w:spacing w:after="60"/>
      </w:pPr>
      <w:r>
        <w:rPr>
          <w:b/>
        </w:rPr>
        <w:t xml:space="preserve">Why it matters here: </w:t>
      </w:r>
      <w:r>
        <w:t>testday filters R-R intervals to a plausible range and requires 20 beats, which is a reasonable floor but not artefact handling. That evidence also supports the app's existing refusal to report HRV at high heart rates: keep that behaviour and make the reason quantitative.</w:t>
      </w:r>
    </w:p>
    <w:p w14:paraId="25694265" w14:textId="77777777" w:rsidR="00870B45" w:rsidRDefault="00000000">
      <w:pPr>
        <w:spacing w:after="60"/>
      </w:pPr>
      <w:r>
        <w:rPr>
          <w:b/>
        </w:rPr>
        <w:t xml:space="preserve">Proposal: </w:t>
      </w:r>
      <w:r>
        <w:t>Implement threshold-based artefact detection with a stated threshold, report the corrected percentage beside every HRV value, and refuse to emit HRV above a configurable artefact rate (5 percent is a defensible default). Store both raw and corrected series; never overwrite the raw.</w:t>
      </w:r>
    </w:p>
    <w:p w14:paraId="5224D8EF" w14:textId="77777777" w:rsidR="00870B45" w:rsidRDefault="00000000">
      <w:pPr>
        <w:spacing w:after="40"/>
      </w:pPr>
      <w:r>
        <w:rPr>
          <w:b/>
          <w:sz w:val="18"/>
        </w:rPr>
        <w:t xml:space="preserve">Touches: </w:t>
      </w:r>
      <w:r>
        <w:rPr>
          <w:i/>
          <w:sz w:val="18"/>
        </w:rPr>
        <w:t>src/model/metrics.ts (hrv), src/model/session.ts (RrEntry), src/ui/tiles.ts, src/model/research.ts</w:t>
      </w:r>
      <w:r>
        <w:rPr>
          <w:b/>
          <w:sz w:val="18"/>
        </w:rPr>
        <w:t xml:space="preserve">   Effort: </w:t>
      </w:r>
      <w:r>
        <w:rPr>
          <w:sz w:val="18"/>
        </w:rPr>
        <w:t>M</w:t>
      </w:r>
      <w:r>
        <w:rPr>
          <w:b/>
          <w:sz w:val="18"/>
        </w:rPr>
        <w:t xml:space="preserve">   Risk: </w:t>
      </w:r>
      <w:r>
        <w:rPr>
          <w:sz w:val="18"/>
        </w:rPr>
        <w:t>Low</w:t>
      </w:r>
    </w:p>
    <w:p w14:paraId="6AA32429" w14:textId="027E839A" w:rsidR="00870B45" w:rsidRDefault="00000000">
      <w:pPr>
        <w:spacing w:after="240"/>
      </w:pPr>
      <w:r>
        <w:rPr>
          <w:color w:val="777777"/>
          <w:sz w:val="18"/>
        </w:rPr>
        <w:t>[</w:t>
      </w:r>
      <w:ins w:id="45" w:author="Rikhard Mäki-Heikkilä" w:date="2026-08-14T18:59:00Z" w16du:dateUtc="2026-08-14T15:59:00Z">
        <w:r w:rsidR="009B14A0">
          <w:rPr>
            <w:color w:val="777777"/>
            <w:sz w:val="18"/>
          </w:rPr>
          <w:t>must be b</w:t>
        </w:r>
      </w:ins>
      <w:ins w:id="46" w:author="Rikhard Mäki-Heikkilä" w:date="2026-08-14T19:00:00Z" w16du:dateUtc="2026-08-14T16:00:00Z">
        <w:r w:rsidR="009B14A0">
          <w:rPr>
            <w:color w:val="777777"/>
            <w:sz w:val="18"/>
          </w:rPr>
          <w:t xml:space="preserve">ased on </w:t>
        </w:r>
        <w:proofErr w:type="gramStart"/>
        <w:r w:rsidR="009B14A0">
          <w:rPr>
            <w:color w:val="777777"/>
            <w:sz w:val="18"/>
          </w:rPr>
          <w:t>science</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FAF22D9" w14:textId="77777777" w:rsidR="00870B45" w:rsidRDefault="00000000">
      <w:pPr>
        <w:pStyle w:val="Otsikko2"/>
      </w:pPr>
      <w:r>
        <w:t>42. Flag implausible values, do not fix them</w:t>
      </w:r>
    </w:p>
    <w:p w14:paraId="4CD88C2A" w14:textId="77777777" w:rsidR="00870B45" w:rsidRDefault="00000000">
      <w:pPr>
        <w:spacing w:after="60"/>
      </w:pPr>
      <w:r>
        <w:rPr>
          <w:b/>
        </w:rPr>
        <w:t xml:space="preserve">Source: </w:t>
      </w:r>
      <w:r>
        <w:t>intervals.icu spike detection and correction; GoldenCheetah data-fix tools</w:t>
      </w:r>
    </w:p>
    <w:p w14:paraId="2A85FCFA" w14:textId="77777777" w:rsidR="00870B45" w:rsidRDefault="00000000">
      <w:pPr>
        <w:spacing w:after="60"/>
      </w:pPr>
      <w:r>
        <w:rPr>
          <w:b/>
        </w:rPr>
        <w:t xml:space="preserve">What it does there: </w:t>
      </w:r>
      <w:r>
        <w:t>Analysis platforms detect power and heart rate spikes and offer correction as an explicit, reversible step.</w:t>
      </w:r>
    </w:p>
    <w:p w14:paraId="7146D4DD" w14:textId="77777777" w:rsidR="00870B45" w:rsidRDefault="00000000">
      <w:pPr>
        <w:spacing w:after="60"/>
      </w:pPr>
      <w:r>
        <w:rPr>
          <w:b/>
        </w:rPr>
        <w:t xml:space="preserve">Why it matters here: </w:t>
      </w:r>
      <w:r>
        <w:t>testday records what it receives, which is right. The risk is the opposite one: a 2000 W spike from a dropout enters a mean maximal curve and a peak power figure without anyone noticing.</w:t>
      </w:r>
    </w:p>
    <w:p w14:paraId="45611E84" w14:textId="77777777" w:rsidR="00870B45" w:rsidRDefault="00000000">
      <w:pPr>
        <w:spacing w:after="60"/>
      </w:pPr>
      <w:r>
        <w:rPr>
          <w:b/>
        </w:rPr>
        <w:t xml:space="preserve">Proposal: </w:t>
      </w:r>
      <w:r>
        <w:t>Per-metric plausibility rules (absolute bounds and maximum rate of change), applied as flags on the sample rather than as edits, with flagged samples excluded from derived values by default and the exclusion stated. The raw series stays complete in the journal and in the exports.</w:t>
      </w:r>
    </w:p>
    <w:p w14:paraId="39DC8DF0" w14:textId="77777777" w:rsidR="00870B45" w:rsidRDefault="00000000">
      <w:pPr>
        <w:spacing w:after="40"/>
      </w:pPr>
      <w:r>
        <w:rPr>
          <w:b/>
          <w:sz w:val="18"/>
        </w:rPr>
        <w:t xml:space="preserve">Touches: </w:t>
      </w:r>
      <w:r>
        <w:rPr>
          <w:i/>
          <w:sz w:val="18"/>
        </w:rPr>
        <w:t>src/ble/parse.ts, src/model/session.ts, src/model/metrics.ts (MmpTracker), src/model/research.ts</w:t>
      </w:r>
      <w:r>
        <w:rPr>
          <w:b/>
          <w:sz w:val="18"/>
        </w:rPr>
        <w:t xml:space="preserve">   Effort: </w:t>
      </w:r>
      <w:r>
        <w:rPr>
          <w:sz w:val="18"/>
        </w:rPr>
        <w:t>M</w:t>
      </w:r>
      <w:r>
        <w:rPr>
          <w:b/>
          <w:sz w:val="18"/>
        </w:rPr>
        <w:t xml:space="preserve">   Risk: </w:t>
      </w:r>
      <w:r>
        <w:rPr>
          <w:sz w:val="18"/>
        </w:rPr>
        <w:t>Low</w:t>
      </w:r>
    </w:p>
    <w:p w14:paraId="5D3DFDD0" w14:textId="635CFDF6" w:rsidR="00870B45" w:rsidRDefault="00000000">
      <w:pPr>
        <w:spacing w:after="240"/>
      </w:pPr>
      <w:r>
        <w:rPr>
          <w:color w:val="777777"/>
          <w:sz w:val="18"/>
        </w:rPr>
        <w:t xml:space="preserve">[ </w:t>
      </w:r>
      <w:ins w:id="47" w:author="Rikhard Mäki-Heikkilä" w:date="2026-08-14T19:00:00Z" w16du:dateUtc="2026-08-14T16:00:00Z">
        <w:r w:rsidR="009B14A0">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E3EF54C" w14:textId="77777777" w:rsidR="00870B45" w:rsidRDefault="00000000">
      <w:pPr>
        <w:pStyle w:val="Otsikko2"/>
      </w:pPr>
      <w:r>
        <w:lastRenderedPageBreak/>
        <w:t>43. Muscle oxygenation as a recorded metric</w:t>
      </w:r>
    </w:p>
    <w:p w14:paraId="40552B31" w14:textId="77777777" w:rsidR="00870B45" w:rsidRDefault="00000000">
      <w:pPr>
        <w:spacing w:after="60"/>
      </w:pPr>
      <w:r>
        <w:rPr>
          <w:b/>
        </w:rPr>
        <w:t xml:space="preserve">Source: </w:t>
      </w:r>
      <w:r>
        <w:t>Moxy Monitor, used with GoldenCheetah and PerfPRO for live SmO2</w:t>
      </w:r>
    </w:p>
    <w:p w14:paraId="1E66D4B0" w14:textId="77777777" w:rsidR="00870B45" w:rsidRDefault="00000000">
      <w:pPr>
        <w:spacing w:after="60"/>
      </w:pPr>
      <w:r>
        <w:rPr>
          <w:b/>
        </w:rPr>
        <w:t xml:space="preserve">What it does there: </w:t>
      </w:r>
      <w:r>
        <w:t>NIRS-derived SmO2 gives a local muscle measure that behaves differently from the systemic ones and is increasingly used around threshold testing.</w:t>
      </w:r>
    </w:p>
    <w:p w14:paraId="69FA2E44" w14:textId="77777777" w:rsidR="00870B45" w:rsidRDefault="00000000">
      <w:pPr>
        <w:spacing w:after="60"/>
      </w:pPr>
      <w:r>
        <w:rPr>
          <w:b/>
        </w:rPr>
        <w:t xml:space="preserve">Why it matters here: </w:t>
      </w:r>
      <w:r>
        <w:t>This lab's interest is respiratory, and SmO2 is a limb measure, so the case is weaker here than for ventilation. It earns a place because the plumbing is nearly free once the metric exists and because it is one of the few additional non-invasive continuous signals available.</w:t>
      </w:r>
    </w:p>
    <w:p w14:paraId="3DCDC7BC" w14:textId="77777777" w:rsidR="00870B45" w:rsidRDefault="00000000">
      <w:pPr>
        <w:spacing w:after="60"/>
      </w:pPr>
      <w:r>
        <w:rPr>
          <w:b/>
        </w:rPr>
        <w:t xml:space="preserve">Proposal: </w:t>
      </w:r>
      <w:r>
        <w:t>Add smo2 and thb as MetricKeys with parsing behind a device profile, the same way CORE was added. State the reliability caveat where the value is displayed: agreement is moderate to high at low and moderate intensity and degrades at high intensity, which is exactly where a threshold test lives. Availability over Web Bluetooth is device-dependent, so gate nothing on it.</w:t>
      </w:r>
    </w:p>
    <w:p w14:paraId="1A7459C1" w14:textId="77777777" w:rsidR="00870B45" w:rsidRDefault="00000000">
      <w:pPr>
        <w:spacing w:after="40"/>
      </w:pPr>
      <w:r>
        <w:rPr>
          <w:b/>
          <w:sz w:val="18"/>
        </w:rPr>
        <w:t xml:space="preserve">Touches: </w:t>
      </w:r>
      <w:r>
        <w:rPr>
          <w:i/>
          <w:sz w:val="18"/>
        </w:rPr>
        <w:t>src/ble/uuids.ts, src/ble/parse.ts, src/ble/metrics.ts, src/model/session.ts</w:t>
      </w:r>
      <w:r>
        <w:rPr>
          <w:b/>
          <w:sz w:val="18"/>
        </w:rPr>
        <w:t xml:space="preserve">   Effort: </w:t>
      </w:r>
      <w:r>
        <w:rPr>
          <w:sz w:val="18"/>
        </w:rPr>
        <w:t>M</w:t>
      </w:r>
      <w:r>
        <w:rPr>
          <w:b/>
          <w:sz w:val="18"/>
        </w:rPr>
        <w:t xml:space="preserve">   Risk: </w:t>
      </w:r>
      <w:r>
        <w:rPr>
          <w:sz w:val="18"/>
        </w:rPr>
        <w:t>Medium (hardware-dependent; verify before building the UI)</w:t>
      </w:r>
    </w:p>
    <w:p w14:paraId="7CA40E83" w14:textId="7B7AC871" w:rsidR="00870B45" w:rsidRDefault="00000000">
      <w:pPr>
        <w:spacing w:after="240"/>
      </w:pPr>
      <w:r>
        <w:rPr>
          <w:color w:val="777777"/>
          <w:sz w:val="18"/>
        </w:rPr>
        <w:t>[</w:t>
      </w:r>
      <w:proofErr w:type="gramStart"/>
      <w:ins w:id="48" w:author="Rikhard Mäki-Heikkilä" w:date="2026-08-14T19:01:00Z" w16du:dateUtc="2026-08-14T16:01:00Z">
        <w:r w:rsidR="009B14A0">
          <w:rPr>
            <w:color w:val="777777"/>
            <w:sz w:val="18"/>
          </w:rPr>
          <w:t>x</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CCDA9C8" w14:textId="77777777" w:rsidR="00870B45" w:rsidRDefault="00000000">
      <w:pPr>
        <w:pStyle w:val="Otsikko2"/>
      </w:pPr>
      <w:r>
        <w:t>44. A replay harness over recorded traces</w:t>
      </w:r>
    </w:p>
    <w:p w14:paraId="38F7309A" w14:textId="77777777" w:rsidR="00870B45" w:rsidRDefault="00000000">
      <w:pPr>
        <w:spacing w:after="60"/>
      </w:pPr>
      <w:r>
        <w:rPr>
          <w:b/>
        </w:rPr>
        <w:t xml:space="preserve">Source: </w:t>
      </w:r>
      <w:r>
        <w:t>General practice in device integration; the app's own trace capture already exists</w:t>
      </w:r>
    </w:p>
    <w:p w14:paraId="7E1060B4" w14:textId="77777777" w:rsidR="00870B45" w:rsidRDefault="00000000">
      <w:pPr>
        <w:spacing w:after="60"/>
      </w:pPr>
      <w:r>
        <w:rPr>
          <w:b/>
        </w:rPr>
        <w:t xml:space="preserve">What it does there: </w:t>
      </w:r>
      <w:r>
        <w:t>Real devices break specifications in ways synthetic tests never generate. The only defence is to replay real bytes.</w:t>
      </w:r>
    </w:p>
    <w:p w14:paraId="555AD4A6" w14:textId="77777777" w:rsidR="00870B45" w:rsidRDefault="00000000">
      <w:pPr>
        <w:spacing w:after="60"/>
      </w:pPr>
      <w:r>
        <w:rPr>
          <w:b/>
        </w:rPr>
        <w:t xml:space="preserve">Why it matters here: </w:t>
      </w:r>
      <w:r>
        <w:t>src/ble/trace.ts already captures raw notifications, and the tests are synthetic. The capture tooling exists precisely so this can be done and it has not been done yet.</w:t>
      </w:r>
    </w:p>
    <w:p w14:paraId="189CB681" w14:textId="77777777" w:rsidR="00870B45" w:rsidRDefault="00000000">
      <w:pPr>
        <w:spacing w:after="60"/>
      </w:pPr>
      <w:r>
        <w:rPr>
          <w:b/>
        </w:rPr>
        <w:t xml:space="preserve">Proposal: </w:t>
      </w:r>
      <w:r>
        <w:t>A test harness that replays a saved trace file through parse.ts and manager.ts and asserts on the resulting sample stream, plus a small library of traces from every device the lab owns, committed to the repository. Every future parser change is then checked against real traffic.</w:t>
      </w:r>
    </w:p>
    <w:p w14:paraId="4F12304E" w14:textId="77777777" w:rsidR="00870B45" w:rsidRDefault="00000000">
      <w:pPr>
        <w:spacing w:after="40"/>
      </w:pPr>
      <w:r>
        <w:rPr>
          <w:b/>
          <w:sz w:val="18"/>
        </w:rPr>
        <w:t xml:space="preserve">Touches: </w:t>
      </w:r>
      <w:r>
        <w:rPr>
          <w:i/>
          <w:sz w:val="18"/>
        </w:rPr>
        <w:t>src/ble/trace.ts, src/ble/parse.test.ts, new src/ble/replay.test.ts</w:t>
      </w:r>
      <w:r>
        <w:rPr>
          <w:b/>
          <w:sz w:val="18"/>
        </w:rPr>
        <w:t xml:space="preserve">   Effort: </w:t>
      </w:r>
      <w:r>
        <w:rPr>
          <w:sz w:val="18"/>
        </w:rPr>
        <w:t>M</w:t>
      </w:r>
      <w:r>
        <w:rPr>
          <w:b/>
          <w:sz w:val="18"/>
        </w:rPr>
        <w:t xml:space="preserve">   Risk: </w:t>
      </w:r>
      <w:r>
        <w:rPr>
          <w:sz w:val="18"/>
        </w:rPr>
        <w:t>Low</w:t>
      </w:r>
    </w:p>
    <w:p w14:paraId="07D3F815" w14:textId="24EF1DEB" w:rsidR="00870B45" w:rsidRDefault="00000000">
      <w:pPr>
        <w:spacing w:after="240"/>
      </w:pPr>
      <w:r>
        <w:rPr>
          <w:color w:val="777777"/>
          <w:sz w:val="18"/>
        </w:rPr>
        <w:t xml:space="preserve">[ </w:t>
      </w:r>
      <w:ins w:id="49" w:author="Rikhard Mäki-Heikkilä" w:date="2026-08-14T19:01:00Z" w16du:dateUtc="2026-08-14T16:01:00Z">
        <w:r w:rsidR="009B14A0">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9E0E5A3" w14:textId="77777777" w:rsidR="00870B45" w:rsidRDefault="00000000">
      <w:pPr>
        <w:pStyle w:val="Otsikko2"/>
      </w:pPr>
      <w:r>
        <w:t>45. Ambient conditions sampled through the test, not once</w:t>
      </w:r>
    </w:p>
    <w:p w14:paraId="73D69E44" w14:textId="77777777" w:rsidR="00870B45" w:rsidRDefault="00000000">
      <w:pPr>
        <w:spacing w:after="60"/>
      </w:pPr>
      <w:r>
        <w:rPr>
          <w:b/>
        </w:rPr>
        <w:t xml:space="preserve">Source: </w:t>
      </w:r>
      <w:r>
        <w:t>COSMED and clinical CPET practice (ambient conditions logged, gas calibration tied to them); Aranet-class monitors</w:t>
      </w:r>
    </w:p>
    <w:p w14:paraId="0B8280CE" w14:textId="77777777" w:rsidR="00870B45" w:rsidRDefault="00000000">
      <w:pPr>
        <w:spacing w:after="60"/>
      </w:pPr>
      <w:r>
        <w:rPr>
          <w:b/>
        </w:rPr>
        <w:t xml:space="preserve">What it does there: </w:t>
      </w:r>
      <w:r>
        <w:t>Clinical systems record ambient temperature, humidity and pressure with the test because they affect both the measurement and the athlete.</w:t>
      </w:r>
    </w:p>
    <w:p w14:paraId="28941A1B" w14:textId="77777777" w:rsidR="00870B45" w:rsidRDefault="00000000">
      <w:pPr>
        <w:spacing w:after="60"/>
      </w:pPr>
      <w:r>
        <w:rPr>
          <w:b/>
        </w:rPr>
        <w:t xml:space="preserve">Why it matters here: </w:t>
      </w:r>
      <w:r>
        <w:t>The environment form is a good start and captures one moment. A cycling test in a small lab can raise room temperature several degrees, and for airway work the conditions are not context, they are the exposure.</w:t>
      </w:r>
    </w:p>
    <w:p w14:paraId="54BA4B49" w14:textId="77777777" w:rsidR="00870B45" w:rsidRDefault="00000000">
      <w:pPr>
        <w:spacing w:after="60"/>
      </w:pPr>
      <w:r>
        <w:rPr>
          <w:b/>
        </w:rPr>
        <w:t xml:space="preserve">Proposal: </w:t>
      </w:r>
      <w:r>
        <w:t>Sample conditions at start, at every step boundary and at the end, from the Aranet where it connects and from a manual prompt where it does not, and flag drift beyond a configurable threshold. The report states the range rather than a single value.</w:t>
      </w:r>
    </w:p>
    <w:p w14:paraId="09E70252" w14:textId="77777777" w:rsidR="00870B45" w:rsidRDefault="00000000">
      <w:pPr>
        <w:spacing w:after="40"/>
      </w:pPr>
      <w:r>
        <w:rPr>
          <w:b/>
          <w:sz w:val="18"/>
        </w:rPr>
        <w:t xml:space="preserve">Touches: </w:t>
      </w:r>
      <w:r>
        <w:rPr>
          <w:i/>
          <w:sz w:val="18"/>
        </w:rPr>
        <w:t>src/ui/EnvironmentForm.tsx, src/ble/manager.ts, src/model/session.ts, src/model/research.ts</w:t>
      </w:r>
      <w:r>
        <w:rPr>
          <w:b/>
          <w:sz w:val="18"/>
        </w:rPr>
        <w:t xml:space="preserve">   Effort: </w:t>
      </w:r>
      <w:r>
        <w:rPr>
          <w:sz w:val="18"/>
        </w:rPr>
        <w:t>M</w:t>
      </w:r>
      <w:r>
        <w:rPr>
          <w:b/>
          <w:sz w:val="18"/>
        </w:rPr>
        <w:t xml:space="preserve">   Risk: </w:t>
      </w:r>
      <w:r>
        <w:rPr>
          <w:sz w:val="18"/>
        </w:rPr>
        <w:t>Low</w:t>
      </w:r>
    </w:p>
    <w:p w14:paraId="7E50AC3F" w14:textId="5D13AEFB" w:rsidR="00870B45" w:rsidRDefault="00000000">
      <w:pPr>
        <w:spacing w:after="240"/>
      </w:pPr>
      <w:r>
        <w:rPr>
          <w:color w:val="777777"/>
          <w:sz w:val="18"/>
        </w:rPr>
        <w:t>[</w:t>
      </w:r>
      <w:ins w:id="50" w:author="Rikhard Mäki-Heikkilä" w:date="2026-08-14T19:01:00Z" w16du:dateUtc="2026-08-14T16:01:00Z">
        <w:r w:rsidR="009B14A0">
          <w:rPr>
            <w:color w:val="777777"/>
            <w:sz w:val="18"/>
          </w:rPr>
          <w:t xml:space="preserve">x or any </w:t>
        </w:r>
        <w:proofErr w:type="gramStart"/>
        <w:r w:rsidR="009B14A0">
          <w:rPr>
            <w:color w:val="777777"/>
            <w:sz w:val="18"/>
          </w:rPr>
          <w:t>device</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7ECF062" w14:textId="77777777" w:rsidR="00870B45" w:rsidRDefault="00000000">
      <w:pPr>
        <w:pStyle w:val="Otsikko2"/>
      </w:pPr>
      <w:r>
        <w:lastRenderedPageBreak/>
        <w:t>46. Verify treadmill belt speed and store a per-machine correction</w:t>
      </w:r>
    </w:p>
    <w:p w14:paraId="57CED769" w14:textId="77777777" w:rsidR="00870B45" w:rsidRDefault="00000000">
      <w:pPr>
        <w:spacing w:after="60"/>
      </w:pPr>
      <w:r>
        <w:rPr>
          <w:b/>
        </w:rPr>
        <w:t xml:space="preserve">Source: </w:t>
      </w:r>
      <w:r>
        <w:t>Laboratory calibration practice for treadmill ergometry; Lode and h/p/cosmos service procedures</w:t>
      </w:r>
    </w:p>
    <w:p w14:paraId="352AC211" w14:textId="77777777" w:rsidR="00870B45" w:rsidRDefault="00000000">
      <w:pPr>
        <w:spacing w:after="60"/>
      </w:pPr>
      <w:r>
        <w:rPr>
          <w:b/>
        </w:rPr>
        <w:t xml:space="preserve">What it does there: </w:t>
      </w:r>
      <w:r>
        <w:t>Belt speed is verified against belt length and revolutions, and the discrepancy is documented. Displayed speed is not measured speed.</w:t>
      </w:r>
    </w:p>
    <w:p w14:paraId="4463E7BC" w14:textId="77777777" w:rsidR="00870B45" w:rsidRDefault="00000000">
      <w:pPr>
        <w:spacing w:after="60"/>
      </w:pPr>
      <w:r>
        <w:rPr>
          <w:b/>
        </w:rPr>
        <w:t xml:space="preserve">Why it matters here: </w:t>
      </w:r>
      <w:r>
        <w:t>Every VO2 estimate this app produces for running is a function of speed and gradient. A belt reading 2 percent fast propagates into every running economy and VO2 figure, and testday currently trusts the machine absolutely.</w:t>
      </w:r>
    </w:p>
    <w:p w14:paraId="47BDDDCE" w14:textId="77777777" w:rsidR="00870B45" w:rsidRDefault="00000000">
      <w:pPr>
        <w:spacing w:after="60"/>
      </w:pPr>
      <w:r>
        <w:rPr>
          <w:b/>
        </w:rPr>
        <w:t xml:space="preserve">Proposal: </w:t>
      </w:r>
      <w:r>
        <w:t>A verification screen (belt length, revolutions counted, elapsed time) that computes actual speed against commanded, stores the factor per machine with a date, applies it to derived values with the correction stated in the sidecar, and warns when the verification is older than a configurable interval. The same applies to gradient, verified with a spirit level and a known rise.</w:t>
      </w:r>
    </w:p>
    <w:p w14:paraId="59F2FEC0" w14:textId="77777777" w:rsidR="00870B45" w:rsidRDefault="00000000">
      <w:pPr>
        <w:spacing w:after="40"/>
      </w:pPr>
      <w:r>
        <w:rPr>
          <w:b/>
          <w:sz w:val="18"/>
        </w:rPr>
        <w:t xml:space="preserve">Touches: </w:t>
      </w:r>
      <w:r>
        <w:rPr>
          <w:i/>
          <w:sz w:val="18"/>
        </w:rPr>
        <w:t>new src/model/calibration.ts, src/model/vo2.ts, src/ui/Settings.tsx, src/model/research.ts</w:t>
      </w:r>
      <w:r>
        <w:rPr>
          <w:b/>
          <w:sz w:val="18"/>
        </w:rPr>
        <w:t xml:space="preserve">   Effort: </w:t>
      </w:r>
      <w:r>
        <w:rPr>
          <w:sz w:val="18"/>
        </w:rPr>
        <w:t>M</w:t>
      </w:r>
      <w:r>
        <w:rPr>
          <w:b/>
          <w:sz w:val="18"/>
        </w:rPr>
        <w:t xml:space="preserve">   Risk: </w:t>
      </w:r>
      <w:r>
        <w:rPr>
          <w:sz w:val="18"/>
        </w:rPr>
        <w:t>Low</w:t>
      </w:r>
    </w:p>
    <w:p w14:paraId="5A240090" w14:textId="044E2501" w:rsidR="00870B45" w:rsidRDefault="00000000">
      <w:pPr>
        <w:spacing w:after="240"/>
      </w:pPr>
      <w:r>
        <w:rPr>
          <w:color w:val="777777"/>
          <w:sz w:val="18"/>
        </w:rPr>
        <w:t>[</w:t>
      </w:r>
      <w:proofErr w:type="spellStart"/>
      <w:ins w:id="51" w:author="Rikhard Mäki-Heikkilä" w:date="2026-08-17T10:48:00Z" w16du:dateUtc="2026-08-17T07:48:00Z">
        <w:r w:rsidR="00EE3F02">
          <w:rPr>
            <w:color w:val="777777"/>
            <w:sz w:val="18"/>
          </w:rPr>
          <w:t>eg</w:t>
        </w:r>
        <w:proofErr w:type="spellEnd"/>
        <w:r w:rsidR="00EE3F02">
          <w:rPr>
            <w:color w:val="777777"/>
            <w:sz w:val="18"/>
          </w:rPr>
          <w:t xml:space="preserve"> Technogym </w:t>
        </w:r>
        <w:proofErr w:type="spellStart"/>
        <w:r w:rsidR="00EE3F02">
          <w:rPr>
            <w:color w:val="777777"/>
            <w:sz w:val="18"/>
          </w:rPr>
          <w:t>myrun</w:t>
        </w:r>
        <w:proofErr w:type="spellEnd"/>
        <w:r w:rsidR="00EE3F02">
          <w:rPr>
            <w:color w:val="777777"/>
            <w:sz w:val="18"/>
          </w:rPr>
          <w:t xml:space="preserve">, would it even </w:t>
        </w:r>
      </w:ins>
      <w:ins w:id="52" w:author="Rikhard Mäki-Heikkilä" w:date="2026-08-17T10:49:00Z" w16du:dateUtc="2026-08-17T07:49:00Z">
        <w:r w:rsidR="00EE3F02">
          <w:rPr>
            <w:color w:val="777777"/>
            <w:sz w:val="18"/>
          </w:rPr>
          <w:t>be possible</w:t>
        </w:r>
        <w:proofErr w:type="gramStart"/>
        <w:r w:rsidR="00EE3F02">
          <w:rPr>
            <w:color w:val="777777"/>
            <w:sz w:val="18"/>
          </w:rPr>
          <w:t>?</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23674F9" w14:textId="77777777" w:rsidR="00870B45" w:rsidRDefault="00000000">
      <w:pPr>
        <w:pStyle w:val="Otsikko2"/>
      </w:pPr>
      <w:r>
        <w:t>47. A verification log per ergometer, with a drift chart</w:t>
      </w:r>
    </w:p>
    <w:p w14:paraId="6E323412" w14:textId="77777777" w:rsidR="00870B45" w:rsidRDefault="00000000">
      <w:pPr>
        <w:spacing w:after="60"/>
      </w:pPr>
      <w:r>
        <w:rPr>
          <w:b/>
        </w:rPr>
        <w:t xml:space="preserve">Source: </w:t>
      </w:r>
      <w:r>
        <w:t>Lode dynamic calibration practice; DC Rainmaker offset-drift checking</w:t>
      </w:r>
    </w:p>
    <w:p w14:paraId="1704788C" w14:textId="77777777" w:rsidR="00870B45" w:rsidRDefault="00000000">
      <w:pPr>
        <w:spacing w:after="60"/>
      </w:pPr>
      <w:r>
        <w:rPr>
          <w:b/>
        </w:rPr>
        <w:t xml:space="preserve">What it does there: </w:t>
      </w:r>
      <w:r>
        <w:t>Research-grade ergometers are verified against a known torque or a calibration rig at intervals, and the results are kept as a series.</w:t>
      </w:r>
    </w:p>
    <w:p w14:paraId="21915CD1" w14:textId="77777777" w:rsidR="00870B45" w:rsidRDefault="00000000">
      <w:pPr>
        <w:spacing w:after="60"/>
      </w:pPr>
      <w:r>
        <w:rPr>
          <w:b/>
        </w:rPr>
        <w:t xml:space="preserve">Why it matters here: </w:t>
      </w:r>
      <w:r>
        <w:t>One verification tells you the machine is right today. A series tells you it is failing, which is the thing you want to know before it invalidates a season of tests.</w:t>
      </w:r>
    </w:p>
    <w:p w14:paraId="60A27C1D" w14:textId="77777777" w:rsidR="00870B45" w:rsidRDefault="00000000">
      <w:pPr>
        <w:spacing w:after="60"/>
      </w:pPr>
      <w:r>
        <w:rPr>
          <w:b/>
        </w:rPr>
        <w:t xml:space="preserve">Proposal: </w:t>
      </w:r>
      <w:r>
        <w:t>A simple table per machine: date, method, reference value, measured value, deviation, operator, plus a chart of deviation over time. Purely a record-keeping feature, and the sort of evidence that makes a lab's data defensible.</w:t>
      </w:r>
    </w:p>
    <w:p w14:paraId="54805B98" w14:textId="77777777" w:rsidR="00870B45" w:rsidRDefault="00000000">
      <w:pPr>
        <w:spacing w:after="40"/>
      </w:pPr>
      <w:r>
        <w:rPr>
          <w:b/>
          <w:sz w:val="18"/>
        </w:rPr>
        <w:t xml:space="preserve">Touches: </w:t>
      </w:r>
      <w:r>
        <w:rPr>
          <w:i/>
          <w:sz w:val="18"/>
        </w:rPr>
        <w:t>new src/model/calibration.ts, src/ui/Settings.tsx</w:t>
      </w:r>
      <w:r>
        <w:rPr>
          <w:b/>
          <w:sz w:val="18"/>
        </w:rPr>
        <w:t xml:space="preserve">   Effort: </w:t>
      </w:r>
      <w:r>
        <w:rPr>
          <w:sz w:val="18"/>
        </w:rPr>
        <w:t>S</w:t>
      </w:r>
      <w:r>
        <w:rPr>
          <w:b/>
          <w:sz w:val="18"/>
        </w:rPr>
        <w:t xml:space="preserve">   Risk: </w:t>
      </w:r>
      <w:r>
        <w:rPr>
          <w:sz w:val="18"/>
        </w:rPr>
        <w:t>Low</w:t>
      </w:r>
    </w:p>
    <w:p w14:paraId="5B46C81C" w14:textId="1978D204" w:rsidR="00870B45" w:rsidRDefault="00000000">
      <w:pPr>
        <w:spacing w:after="240"/>
      </w:pPr>
      <w:r>
        <w:rPr>
          <w:color w:val="777777"/>
          <w:sz w:val="18"/>
        </w:rPr>
        <w:t xml:space="preserve">[ </w:t>
      </w:r>
      <w:ins w:id="53" w:author="Rikhard Mäki-Heikkilä" w:date="2026-08-17T10:49:00Z" w16du:dateUtc="2026-08-17T07:49:00Z">
        <w:r w:rsidR="00EE3F02">
          <w:rPr>
            <w:color w:val="777777"/>
            <w:sz w:val="18"/>
          </w:rPr>
          <w:t>see 46</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4577B79C" w14:textId="77777777" w:rsidR="00870B45" w:rsidRDefault="00000000">
      <w:pPr>
        <w:pStyle w:val="Otsikko2"/>
      </w:pPr>
      <w:r>
        <w:t>48. Named pairing profiles for each lab setup</w:t>
      </w:r>
    </w:p>
    <w:p w14:paraId="1CCBA28E" w14:textId="77777777" w:rsidR="00870B45" w:rsidRDefault="00000000">
      <w:pPr>
        <w:spacing w:after="60"/>
      </w:pPr>
      <w:r>
        <w:rPr>
          <w:b/>
        </w:rPr>
        <w:t xml:space="preserve">Source: </w:t>
      </w:r>
      <w:r>
        <w:t>Zwift saved pairings; PerfPRO Studio device-to-rider assignment for up to 32 riders</w:t>
      </w:r>
    </w:p>
    <w:p w14:paraId="4B27F4FB" w14:textId="77777777" w:rsidR="00870B45" w:rsidRDefault="00000000">
      <w:pPr>
        <w:spacing w:after="60"/>
      </w:pPr>
      <w:r>
        <w:rPr>
          <w:b/>
        </w:rPr>
        <w:t xml:space="preserve">What it does there: </w:t>
      </w:r>
      <w:r>
        <w:t>Studio software assigns devices to slots once and restores the assignment, because re-pairing under time pressure is where mistakes happen.</w:t>
      </w:r>
    </w:p>
    <w:p w14:paraId="56EE2164" w14:textId="77777777" w:rsidR="00870B45" w:rsidRDefault="00000000">
      <w:pPr>
        <w:spacing w:after="60"/>
      </w:pPr>
      <w:r>
        <w:rPr>
          <w:b/>
        </w:rPr>
        <w:t xml:space="preserve">Why it matters here: </w:t>
      </w:r>
      <w:r>
        <w:t>testday pairs devices per session. With a bike setup and a treadmill setup in the same room, the operator repeats the same six choices every time and can easily bind the wrong strap.</w:t>
      </w:r>
    </w:p>
    <w:p w14:paraId="0883DBDD" w14:textId="77777777" w:rsidR="00870B45" w:rsidRDefault="00000000">
      <w:pPr>
        <w:spacing w:after="60"/>
      </w:pPr>
      <w:r>
        <w:rPr>
          <w:b/>
        </w:rPr>
        <w:t xml:space="preserve">Proposal: </w:t>
      </w:r>
      <w:r>
        <w:t>Named setups (Bike lab, Treadmill lab) holding which device supplies which metric, restored in one action, with a clear report of which devices in the setup are not currently present. Extend this to hold the calibration and verification state from items 2, 46 and 47.</w:t>
      </w:r>
    </w:p>
    <w:p w14:paraId="45965B4B" w14:textId="77777777" w:rsidR="00870B45" w:rsidRDefault="00000000">
      <w:pPr>
        <w:spacing w:after="40"/>
      </w:pPr>
      <w:r>
        <w:rPr>
          <w:b/>
          <w:sz w:val="18"/>
        </w:rPr>
        <w:t xml:space="preserve">Touches: </w:t>
      </w:r>
      <w:r>
        <w:rPr>
          <w:i/>
          <w:sz w:val="18"/>
        </w:rPr>
        <w:t>src/ble/manager.ts, src/ui/SensorPanel.tsx, src/model/storage.ts</w:t>
      </w:r>
      <w:r>
        <w:rPr>
          <w:b/>
          <w:sz w:val="18"/>
        </w:rPr>
        <w:t xml:space="preserve">   Effort: </w:t>
      </w:r>
      <w:r>
        <w:rPr>
          <w:sz w:val="18"/>
        </w:rPr>
        <w:t>M</w:t>
      </w:r>
      <w:r>
        <w:rPr>
          <w:b/>
          <w:sz w:val="18"/>
        </w:rPr>
        <w:t xml:space="preserve">   Risk: </w:t>
      </w:r>
      <w:r>
        <w:rPr>
          <w:sz w:val="18"/>
        </w:rPr>
        <w:t>Low</w:t>
      </w:r>
    </w:p>
    <w:p w14:paraId="343913F4" w14:textId="0B282E23" w:rsidR="00870B45" w:rsidRDefault="00000000">
      <w:pPr>
        <w:spacing w:after="240"/>
      </w:pPr>
      <w:r>
        <w:rPr>
          <w:color w:val="777777"/>
          <w:sz w:val="18"/>
        </w:rPr>
        <w:t>[</w:t>
      </w:r>
      <w:ins w:id="54" w:author="Rikhard Mäki-Heikkilä" w:date="2026-08-17T10:49:00Z" w16du:dateUtc="2026-08-17T07:49:00Z">
        <w:r w:rsidR="00EE3F02">
          <w:rPr>
            <w:color w:val="777777"/>
            <w:sz w:val="18"/>
          </w:rPr>
          <w:t xml:space="preserve">x but with toggle default </w:t>
        </w:r>
        <w:proofErr w:type="gramStart"/>
        <w:r w:rsidR="00EE3F02">
          <w:rPr>
            <w:color w:val="777777"/>
            <w:sz w:val="18"/>
          </w:rPr>
          <w:t>off</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CBF4AF7" w14:textId="77777777" w:rsidR="00870B45" w:rsidRDefault="00000000">
      <w:pPr>
        <w:pStyle w:val="Otsikko1"/>
      </w:pPr>
      <w:r>
        <w:lastRenderedPageBreak/>
        <w:t>E. Analysis and modelling</w:t>
      </w:r>
    </w:p>
    <w:p w14:paraId="21AB989C" w14:textId="77777777" w:rsidR="00870B45" w:rsidRDefault="00000000">
      <w:pPr>
        <w:pStyle w:val="Otsikko2"/>
      </w:pPr>
      <w:r>
        <w:t>49. More threshold methods, each with its citation and its validated range</w:t>
      </w:r>
    </w:p>
    <w:p w14:paraId="4F0A58F6" w14:textId="77777777" w:rsidR="00870B45" w:rsidRDefault="00000000">
      <w:pPr>
        <w:spacing w:after="60"/>
      </w:pPr>
      <w:r>
        <w:rPr>
          <w:b/>
        </w:rPr>
        <w:t xml:space="preserve">Source: </w:t>
      </w:r>
      <w:r>
        <w:t>Winlactat (twelve threshold models including Mader, Dickhuth, Stegmann, Freiburg, log-log, lactate minimum); Ergonizer (IAT and Wasserman LT)</w:t>
      </w:r>
    </w:p>
    <w:p w14:paraId="5B03A95C" w14:textId="77777777" w:rsidR="00870B45" w:rsidRDefault="00000000">
      <w:pPr>
        <w:spacing w:after="60"/>
      </w:pPr>
      <w:r>
        <w:rPr>
          <w:b/>
        </w:rPr>
        <w:t xml:space="preserve">What it does there: </w:t>
      </w:r>
      <w:r>
        <w:t>German lactate software has offered a menu of threshold models for two decades, with the method named on the report, because the number is meaningless without the method.</w:t>
      </w:r>
    </w:p>
    <w:p w14:paraId="36852004" w14:textId="77777777" w:rsidR="00870B45" w:rsidRDefault="00000000">
      <w:pPr>
        <w:spacing w:after="60"/>
      </w:pPr>
      <w:r>
        <w:rPr>
          <w:b/>
        </w:rPr>
        <w:t xml:space="preserve">Why it matters here: </w:t>
      </w:r>
      <w:r>
        <w:t>testday has OBLA, baseline plus delta, Dmax and modified Dmax, and log-log, which is a good core. The gaps are the methods this lab's collaborators and the European literature actually use.</w:t>
      </w:r>
    </w:p>
    <w:p w14:paraId="2C29FB04" w14:textId="77777777" w:rsidR="00870B45" w:rsidRDefault="00000000">
      <w:pPr>
        <w:spacing w:after="60"/>
      </w:pPr>
      <w:r>
        <w:rPr>
          <w:b/>
        </w:rPr>
        <w:t xml:space="preserve">Proposal: </w:t>
      </w:r>
      <w:r>
        <w:t>Add Dickhuth (lactate equivalent minimum plus 1.5 mmol/L), Stegmann's individual anaerobic threshold, the lactate minimum test where the protocol supports it, and the Baldari rule (first stage followed by a rise greater than 0.5 mmol/L). Each carries its citation, the population it was derived in and the protocol it requires; a method whose protocol requirement is not met by the session is shown as unavailable rather than computed anyway.</w:t>
      </w:r>
    </w:p>
    <w:p w14:paraId="618F9FD1" w14:textId="77777777" w:rsidR="00870B45" w:rsidRDefault="00000000">
      <w:pPr>
        <w:spacing w:after="40"/>
      </w:pPr>
      <w:r>
        <w:rPr>
          <w:b/>
          <w:sz w:val="18"/>
        </w:rPr>
        <w:t xml:space="preserve">Touches: </w:t>
      </w:r>
      <w:r>
        <w:rPr>
          <w:i/>
          <w:sz w:val="18"/>
        </w:rPr>
        <w:t>src/model/analysis.ts, src/ui/Analysis.tsx</w:t>
      </w:r>
      <w:r>
        <w:rPr>
          <w:b/>
          <w:sz w:val="18"/>
        </w:rPr>
        <w:t xml:space="preserve">   Effort: </w:t>
      </w:r>
      <w:r>
        <w:rPr>
          <w:sz w:val="18"/>
        </w:rPr>
        <w:t>M</w:t>
      </w:r>
      <w:r>
        <w:rPr>
          <w:b/>
          <w:sz w:val="18"/>
        </w:rPr>
        <w:t xml:space="preserve">   Risk: </w:t>
      </w:r>
      <w:r>
        <w:rPr>
          <w:sz w:val="18"/>
        </w:rPr>
        <w:t>Low</w:t>
      </w:r>
    </w:p>
    <w:p w14:paraId="5DF30D2F" w14:textId="5FB159BD"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55" w:author="Rikhard Mäki-Heikkilä" w:date="2026-08-17T10:50:00Z" w16du:dateUtc="2026-08-17T07:50:00Z">
        <w:r w:rsidR="00EE3F02">
          <w:rPr>
            <w:color w:val="777777"/>
            <w:sz w:val="18"/>
          </w:rPr>
          <w:t xml:space="preserve">not </w:t>
        </w:r>
        <w:proofErr w:type="gramStart"/>
        <w:r w:rsidR="00EE3F02">
          <w:rPr>
            <w:color w:val="777777"/>
            <w:sz w:val="18"/>
          </w:rPr>
          <w:t>interested</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504DB25E" w14:textId="77777777" w:rsidR="00870B45" w:rsidRDefault="00000000">
      <w:pPr>
        <w:pStyle w:val="Otsikko2"/>
      </w:pPr>
      <w:r>
        <w:t>50. Say plainly when the methods disagree</w:t>
      </w:r>
    </w:p>
    <w:p w14:paraId="4FC0A860" w14:textId="77777777" w:rsidR="00870B45" w:rsidRDefault="00000000">
      <w:pPr>
        <w:spacing w:after="60"/>
      </w:pPr>
      <w:r>
        <w:rPr>
          <w:b/>
        </w:rPr>
        <w:t xml:space="preserve">Source: </w:t>
      </w:r>
      <w:r>
        <w:t>Published concordance work showing poor agreement between individual anaerobic threshold methods and maximal lactate steady state</w:t>
      </w:r>
    </w:p>
    <w:p w14:paraId="2D0837C1" w14:textId="77777777" w:rsidR="00870B45" w:rsidRDefault="00000000">
      <w:pPr>
        <w:spacing w:after="60"/>
      </w:pPr>
      <w:r>
        <w:rPr>
          <w:b/>
        </w:rPr>
        <w:t xml:space="preserve">What it does there: </w:t>
      </w:r>
      <w:r>
        <w:t>The literature is consistent that threshold methods do not agree with each other or with MLSS, and that the disagreement is often larger than the training-relevant difference.</w:t>
      </w:r>
    </w:p>
    <w:p w14:paraId="2F4FA887" w14:textId="77777777" w:rsidR="00870B45" w:rsidRDefault="00000000">
      <w:pPr>
        <w:spacing w:after="60"/>
      </w:pPr>
      <w:r>
        <w:rPr>
          <w:b/>
        </w:rPr>
        <w:t xml:space="preserve">Why it matters here: </w:t>
      </w:r>
      <w:r>
        <w:t>This is already the app's register: the leave-one-out bands exist and the verdict where bands overlap is that the test cannot tell them apart. Extend that verdict across methods rather than within one.</w:t>
      </w:r>
    </w:p>
    <w:p w14:paraId="1E010C7A" w14:textId="77777777" w:rsidR="00870B45" w:rsidRDefault="00000000">
      <w:pPr>
        <w:spacing w:after="60"/>
      </w:pPr>
      <w:r>
        <w:rPr>
          <w:b/>
        </w:rPr>
        <w:t xml:space="preserve">Proposal: </w:t>
      </w:r>
      <w:r>
        <w:t>A panel that shows every method's estimate with its band, the spread between methods in watts and in percentage terms, and a plain sentence when the spread exceeds what a training decision would need. Where a lab standard method is set, mark it as the reported value and show the others as context.</w:t>
      </w:r>
    </w:p>
    <w:p w14:paraId="29485819" w14:textId="77777777" w:rsidR="00870B45" w:rsidRDefault="00000000">
      <w:pPr>
        <w:spacing w:after="40"/>
      </w:pPr>
      <w:r>
        <w:rPr>
          <w:b/>
          <w:sz w:val="18"/>
        </w:rPr>
        <w:t xml:space="preserve">Touches: </w:t>
      </w:r>
      <w:r>
        <w:rPr>
          <w:i/>
          <w:sz w:val="18"/>
        </w:rPr>
        <w:t>src/model/analysis.ts (analyseLactateWithBands), src/ui/Analysis.tsx</w:t>
      </w:r>
      <w:r>
        <w:rPr>
          <w:b/>
          <w:sz w:val="18"/>
        </w:rPr>
        <w:t xml:space="preserve">   Effort: </w:t>
      </w:r>
      <w:r>
        <w:rPr>
          <w:sz w:val="18"/>
        </w:rPr>
        <w:t>M</w:t>
      </w:r>
      <w:r>
        <w:rPr>
          <w:b/>
          <w:sz w:val="18"/>
        </w:rPr>
        <w:t xml:space="preserve">   Risk: </w:t>
      </w:r>
      <w:r>
        <w:rPr>
          <w:sz w:val="18"/>
        </w:rPr>
        <w:t>Low</w:t>
      </w:r>
    </w:p>
    <w:p w14:paraId="57687E43" w14:textId="4DD7EC4D"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56" w:author="Rikhard Mäki-Heikkilä" w:date="2026-08-17T10:50:00Z" w16du:dateUtc="2026-08-17T07:50:00Z">
        <w:r w:rsidR="00EE3F02">
          <w:rPr>
            <w:color w:val="777777"/>
            <w:sz w:val="18"/>
          </w:rPr>
          <w:t xml:space="preserve">not </w:t>
        </w:r>
        <w:proofErr w:type="gramStart"/>
        <w:r w:rsidR="00EE3F02">
          <w:rPr>
            <w:color w:val="777777"/>
            <w:sz w:val="18"/>
          </w:rPr>
          <w:t>interested</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5EC0BF9B" w14:textId="77777777" w:rsidR="00870B45" w:rsidRDefault="00000000">
      <w:pPr>
        <w:pStyle w:val="Otsikko2"/>
      </w:pPr>
      <w:r>
        <w:t>51. Fit diagnostics for the lactate curve</w:t>
      </w:r>
    </w:p>
    <w:p w14:paraId="23839366" w14:textId="77777777" w:rsidR="00870B45" w:rsidRDefault="00000000">
      <w:pPr>
        <w:spacing w:after="60"/>
      </w:pPr>
      <w:r>
        <w:rPr>
          <w:b/>
        </w:rPr>
        <w:t xml:space="preserve">Source: </w:t>
      </w:r>
      <w:r>
        <w:t>GoldenCheetah model-fit reporting; standard regression practice</w:t>
      </w:r>
    </w:p>
    <w:p w14:paraId="09BA6DB9" w14:textId="77777777" w:rsidR="00870B45" w:rsidRDefault="00000000">
      <w:pPr>
        <w:spacing w:after="60"/>
      </w:pPr>
      <w:r>
        <w:rPr>
          <w:b/>
        </w:rPr>
        <w:t xml:space="preserve">What it does there: </w:t>
      </w:r>
      <w:r>
        <w:t>Model software reports how well the model fits and which points drive it, rather than only the parameter.</w:t>
      </w:r>
    </w:p>
    <w:p w14:paraId="5010187D" w14:textId="77777777" w:rsidR="00870B45" w:rsidRDefault="00000000">
      <w:pPr>
        <w:spacing w:after="60"/>
      </w:pPr>
      <w:r>
        <w:rPr>
          <w:b/>
        </w:rPr>
        <w:t xml:space="preserve">Why it matters here: </w:t>
      </w:r>
      <w:r>
        <w:t>The app fits a cubic through the points. With five or six points a single outlier can move Dmax by tens of watts, and the current output gives no indication of which point did it.</w:t>
      </w:r>
    </w:p>
    <w:p w14:paraId="14885BCA" w14:textId="77777777" w:rsidR="00870B45" w:rsidRDefault="00000000">
      <w:pPr>
        <w:spacing w:after="60"/>
      </w:pPr>
      <w:r>
        <w:rPr>
          <w:b/>
        </w:rPr>
        <w:t xml:space="preserve">Proposal: </w:t>
      </w:r>
      <w:r>
        <w:t xml:space="preserve">Report residuals, the leverage of each point and a flag when one point dominates the fit, offer an alternative fit form (exponential or a constrained polynomial) with the comparison shown, </w:t>
      </w:r>
      <w:r>
        <w:lastRenderedPageBreak/>
        <w:t>and refuse to report Dmax where the fit is degenerate. Keep the existing bands; this adds the reason behind a wide band.</w:t>
      </w:r>
    </w:p>
    <w:p w14:paraId="4E3608D5" w14:textId="77777777" w:rsidR="00870B45" w:rsidRDefault="00000000">
      <w:pPr>
        <w:spacing w:after="40"/>
      </w:pPr>
      <w:r>
        <w:rPr>
          <w:b/>
          <w:sz w:val="18"/>
        </w:rPr>
        <w:t xml:space="preserve">Touches: </w:t>
      </w:r>
      <w:r>
        <w:rPr>
          <w:i/>
          <w:sz w:val="18"/>
        </w:rPr>
        <w:t>src/model/analysis.ts (polyfit, fitLactateCurve, dmax), src/ui/LactateChart.tsx</w:t>
      </w:r>
      <w:r>
        <w:rPr>
          <w:b/>
          <w:sz w:val="18"/>
        </w:rPr>
        <w:t xml:space="preserve">   Effort: </w:t>
      </w:r>
      <w:r>
        <w:rPr>
          <w:sz w:val="18"/>
        </w:rPr>
        <w:t>M</w:t>
      </w:r>
      <w:r>
        <w:rPr>
          <w:b/>
          <w:sz w:val="18"/>
        </w:rPr>
        <w:t xml:space="preserve">   Risk: </w:t>
      </w:r>
      <w:r>
        <w:rPr>
          <w:sz w:val="18"/>
        </w:rPr>
        <w:t>Low</w:t>
      </w:r>
    </w:p>
    <w:p w14:paraId="09FDB2EB" w14:textId="7EF74546"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57" w:author="Rikhard Mäki-Heikkilä" w:date="2026-08-17T10:50:00Z" w16du:dateUtc="2026-08-17T07:50:00Z">
        <w:r w:rsidR="00EE3F02">
          <w:rPr>
            <w:color w:val="777777"/>
            <w:sz w:val="18"/>
          </w:rPr>
          <w:t>not interested</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64C5852F" w14:textId="77777777" w:rsidR="00870B45" w:rsidRDefault="00000000">
      <w:pPr>
        <w:pStyle w:val="Otsikko2"/>
      </w:pPr>
      <w:r>
        <w:t>52. A family of critical power models, with confidence intervals</w:t>
      </w:r>
    </w:p>
    <w:p w14:paraId="08935589" w14:textId="77777777" w:rsidR="00870B45" w:rsidRDefault="00000000">
      <w:pPr>
        <w:spacing w:after="60"/>
      </w:pPr>
      <w:r>
        <w:rPr>
          <w:b/>
        </w:rPr>
        <w:t xml:space="preserve">Source: </w:t>
      </w:r>
      <w:r>
        <w:t>GoldenCheetah and intervals.icu (Monod and Scherrer two-parameter, Morton three-parameter, exponential, eFTP)</w:t>
      </w:r>
    </w:p>
    <w:p w14:paraId="17452D1B" w14:textId="77777777" w:rsidR="00870B45" w:rsidRDefault="00000000">
      <w:pPr>
        <w:spacing w:after="60"/>
      </w:pPr>
      <w:r>
        <w:rPr>
          <w:b/>
        </w:rPr>
        <w:t xml:space="preserve">What it does there: </w:t>
      </w:r>
      <w:r>
        <w:t>Analysis platforms fit several power-duration models and let the user see how the choice changes the answer.</w:t>
      </w:r>
    </w:p>
    <w:p w14:paraId="53E03176" w14:textId="77777777" w:rsidR="00870B45" w:rsidRDefault="00000000">
      <w:pPr>
        <w:spacing w:after="60"/>
      </w:pPr>
      <w:r>
        <w:rPr>
          <w:b/>
        </w:rPr>
        <w:t xml:space="preserve">Why it matters here: </w:t>
      </w:r>
      <w:r>
        <w:t>testday has one critical power fit. The model choice changes CP by a meaningful margin, and the input requirements (efforts spanning roughly 2 to 15 min, all genuinely maximal) are frequently unmet in practice.</w:t>
      </w:r>
    </w:p>
    <w:p w14:paraId="5AD64EBD" w14:textId="77777777" w:rsidR="00870B45" w:rsidRDefault="00000000">
      <w:pPr>
        <w:spacing w:after="60"/>
      </w:pPr>
      <w:r>
        <w:rPr>
          <w:b/>
        </w:rPr>
        <w:t xml:space="preserve">Proposal: </w:t>
      </w:r>
      <w:r>
        <w:t>Fit the two-parameter and three-parameter forms, report parameters with confidence intervals, show the fit against the points, and refuse to report anything when the efforts do not span the required duration range or are not maximal. The README already takes the correct line that a critical power from a submaximal test is meaningless; make the software enforce it.</w:t>
      </w:r>
    </w:p>
    <w:p w14:paraId="6A977E73" w14:textId="77777777" w:rsidR="00870B45" w:rsidRDefault="00000000">
      <w:pPr>
        <w:spacing w:after="40"/>
      </w:pPr>
      <w:r>
        <w:rPr>
          <w:b/>
          <w:sz w:val="18"/>
        </w:rPr>
        <w:t xml:space="preserve">Touches: </w:t>
      </w:r>
      <w:r>
        <w:rPr>
          <w:i/>
          <w:sz w:val="18"/>
        </w:rPr>
        <w:t>src/model/analysis.ts (criticalPower), src/ui/MmpCurve.tsx</w:t>
      </w:r>
      <w:r>
        <w:rPr>
          <w:b/>
          <w:sz w:val="18"/>
        </w:rPr>
        <w:t xml:space="preserve">   Effort: </w:t>
      </w:r>
      <w:r>
        <w:rPr>
          <w:sz w:val="18"/>
        </w:rPr>
        <w:t>M</w:t>
      </w:r>
      <w:r>
        <w:rPr>
          <w:b/>
          <w:sz w:val="18"/>
        </w:rPr>
        <w:t xml:space="preserve">   Risk: </w:t>
      </w:r>
      <w:r>
        <w:rPr>
          <w:sz w:val="18"/>
        </w:rPr>
        <w:t>Low</w:t>
      </w:r>
    </w:p>
    <w:p w14:paraId="50DB0128" w14:textId="38D00B9C" w:rsidR="00870B45" w:rsidRDefault="00000000">
      <w:pPr>
        <w:spacing w:after="240"/>
      </w:pPr>
      <w:r>
        <w:rPr>
          <w:color w:val="777777"/>
          <w:sz w:val="18"/>
        </w:rPr>
        <w:t xml:space="preserve">[ </w:t>
      </w:r>
      <w:ins w:id="58" w:author="Rikhard Mäki-Heikkilä" w:date="2026-08-17T10:50:00Z" w16du:dateUtc="2026-08-17T07:50: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CC82D46" w14:textId="77777777" w:rsidR="00870B45" w:rsidRDefault="00000000">
      <w:pPr>
        <w:pStyle w:val="Otsikko2"/>
      </w:pPr>
      <w:r>
        <w:t>53. Tell the user when the power-duration curve is not fit to model</w:t>
      </w:r>
    </w:p>
    <w:p w14:paraId="267DDD27" w14:textId="77777777" w:rsidR="00870B45" w:rsidRDefault="00000000">
      <w:pPr>
        <w:spacing w:after="60"/>
      </w:pPr>
      <w:r>
        <w:rPr>
          <w:b/>
        </w:rPr>
        <w:t xml:space="preserve">Source: </w:t>
      </w:r>
      <w:r>
        <w:t>WKO5 (model staleness and data-adequacy warnings on the power-duration curve)</w:t>
      </w:r>
    </w:p>
    <w:p w14:paraId="4599EB46" w14:textId="77777777" w:rsidR="00870B45" w:rsidRDefault="00000000">
      <w:pPr>
        <w:spacing w:after="60"/>
      </w:pPr>
      <w:r>
        <w:rPr>
          <w:b/>
        </w:rPr>
        <w:t xml:space="preserve">What it does there: </w:t>
      </w:r>
      <w:r>
        <w:t>WKO5 warns when the modelled curve rests on stale or insufficient maximal efforts, because the model will produce numbers regardless.</w:t>
      </w:r>
    </w:p>
    <w:p w14:paraId="3CE3A88F" w14:textId="77777777" w:rsidR="00870B45" w:rsidRDefault="00000000">
      <w:pPr>
        <w:spacing w:after="60"/>
      </w:pPr>
      <w:r>
        <w:rPr>
          <w:b/>
        </w:rPr>
        <w:t xml:space="preserve">Why it matters here: </w:t>
      </w:r>
      <w:r>
        <w:t>The mean maximal curve in testday is built from whatever the session contained. A curve from one step test is not a power profile, and nothing on the screen says so.</w:t>
      </w:r>
    </w:p>
    <w:p w14:paraId="04C63E69" w14:textId="77777777" w:rsidR="00870B45" w:rsidRDefault="00000000">
      <w:pPr>
        <w:spacing w:after="60"/>
      </w:pPr>
      <w:r>
        <w:rPr>
          <w:b/>
        </w:rPr>
        <w:t xml:space="preserve">Proposal: </w:t>
      </w:r>
      <w:r>
        <w:t>Report, next to the curve, how many maximal efforts contribute at each duration band and how old they are, and grey out durations with no supporting effort. Where the curve is used to derive anything (item 52), block the derivation rather than annotate it.</w:t>
      </w:r>
    </w:p>
    <w:p w14:paraId="4454E80F" w14:textId="77777777" w:rsidR="00870B45" w:rsidRDefault="00000000">
      <w:pPr>
        <w:spacing w:after="40"/>
      </w:pPr>
      <w:r>
        <w:rPr>
          <w:b/>
          <w:sz w:val="18"/>
        </w:rPr>
        <w:t xml:space="preserve">Touches: </w:t>
      </w:r>
      <w:r>
        <w:rPr>
          <w:i/>
          <w:sz w:val="18"/>
        </w:rPr>
        <w:t>src/model/metrics.ts (MmpTracker, mmpCurve), src/ui/MmpCurve.tsx, src/model/longitudinal.ts</w:t>
      </w:r>
      <w:r>
        <w:rPr>
          <w:b/>
          <w:sz w:val="18"/>
        </w:rPr>
        <w:t xml:space="preserve">   Effort: </w:t>
      </w:r>
      <w:r>
        <w:rPr>
          <w:sz w:val="18"/>
        </w:rPr>
        <w:t>S</w:t>
      </w:r>
      <w:r>
        <w:rPr>
          <w:b/>
          <w:sz w:val="18"/>
        </w:rPr>
        <w:t xml:space="preserve">   Risk: </w:t>
      </w:r>
      <w:r>
        <w:rPr>
          <w:sz w:val="18"/>
        </w:rPr>
        <w:t>Low</w:t>
      </w:r>
    </w:p>
    <w:p w14:paraId="08575DD8" w14:textId="4B563428"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ins w:id="59" w:author="Rikhard Mäki-Heikkilä" w:date="2026-08-17T10:50:00Z" w16du:dateUtc="2026-08-17T07:50:00Z">
        <w:r w:rsidR="00EE3F02">
          <w:rPr>
            <w:color w:val="777777"/>
            <w:sz w:val="18"/>
          </w:rPr>
          <w:t xml:space="preserve">not </w:t>
        </w:r>
        <w:proofErr w:type="gramStart"/>
        <w:r w:rsidR="00EE3F02">
          <w:rPr>
            <w:color w:val="777777"/>
            <w:sz w:val="18"/>
          </w:rPr>
          <w:t xml:space="preserve">interested </w:t>
        </w:r>
      </w:ins>
      <w:r>
        <w:rPr>
          <w:color w:val="777777"/>
          <w:sz w:val="18"/>
        </w:rPr>
        <w:t xml:space="preserve"> ]</w:t>
      </w:r>
      <w:proofErr w:type="gramEnd"/>
      <w:r>
        <w:rPr>
          <w:color w:val="777777"/>
          <w:sz w:val="18"/>
        </w:rPr>
        <w:t xml:space="preserve"> discuss        notes:</w:t>
      </w:r>
    </w:p>
    <w:p w14:paraId="1AB7EB82" w14:textId="77777777" w:rsidR="00870B45" w:rsidRDefault="00000000">
      <w:pPr>
        <w:pStyle w:val="Otsikko2"/>
      </w:pPr>
      <w:r>
        <w:t>54. An optional metabolic profile, clearly labelled as a model</w:t>
      </w:r>
    </w:p>
    <w:p w14:paraId="1CD28B02" w14:textId="77777777" w:rsidR="00870B45" w:rsidRDefault="00000000">
      <w:pPr>
        <w:spacing w:after="60"/>
      </w:pPr>
      <w:r>
        <w:rPr>
          <w:b/>
        </w:rPr>
        <w:t xml:space="preserve">Source: </w:t>
      </w:r>
      <w:r>
        <w:t>INSCYD (VO2max, VLamax, anaerobic threshold at MLSS, FatMax and substrate use from a lactate test); mesics as the older equivalent</w:t>
      </w:r>
    </w:p>
    <w:p w14:paraId="542B88B8" w14:textId="77777777" w:rsidR="00870B45" w:rsidRDefault="00000000">
      <w:pPr>
        <w:spacing w:after="60"/>
      </w:pPr>
      <w:r>
        <w:rPr>
          <w:b/>
        </w:rPr>
        <w:t xml:space="preserve">What it does there: </w:t>
      </w:r>
      <w:r>
        <w:t>INSCYD derives a whole metabolic profile, including a maximal glycolytic rate (VLamax), from a sprint plus a step test, and markets it as validated.</w:t>
      </w:r>
    </w:p>
    <w:p w14:paraId="2528CF24" w14:textId="77777777" w:rsidR="00870B45" w:rsidRDefault="00000000">
      <w:pPr>
        <w:spacing w:after="60"/>
      </w:pPr>
      <w:r>
        <w:rPr>
          <w:b/>
        </w:rPr>
        <w:t xml:space="preserve">Why it matters here: </w:t>
      </w:r>
      <w:r>
        <w:t>It is the most commercially successful thing being done with lactate data and coaches will ask about it. It is also the item on this list with the weakest independent evidence: the underlying model is proprietary, the independent validation of VLamax as a measured quantity is thin, and the published claims come largely from the vendor.</w:t>
      </w:r>
    </w:p>
    <w:p w14:paraId="299F58D1" w14:textId="77777777" w:rsidR="00870B45" w:rsidRDefault="00000000">
      <w:pPr>
        <w:spacing w:after="60"/>
      </w:pPr>
      <w:r>
        <w:rPr>
          <w:b/>
        </w:rPr>
        <w:lastRenderedPageBreak/>
        <w:t xml:space="preserve">Proposal: </w:t>
      </w:r>
      <w:r>
        <w:t>If it is built, build it as an explicitly labelled model output with its assumptions printed beside it (the sprint input, the assumed constants, the fact that the anaerobic threshold produced is a modelled MLSS and not a measured one), and never as a measurement. My recommendation is to implement the parts that are transparent (substrate use from VO2 and RER where gas data exist, which is arithmetic) and to decline the proprietary glycolytic model until it has independent validation, saying so in the report rather than silently omitting it.</w:t>
      </w:r>
    </w:p>
    <w:p w14:paraId="611F215E" w14:textId="77777777" w:rsidR="00870B45" w:rsidRDefault="00000000">
      <w:pPr>
        <w:spacing w:after="40"/>
      </w:pPr>
      <w:r>
        <w:rPr>
          <w:b/>
          <w:sz w:val="18"/>
        </w:rPr>
        <w:t xml:space="preserve">Touches: </w:t>
      </w:r>
      <w:r>
        <w:rPr>
          <w:i/>
          <w:sz w:val="18"/>
        </w:rPr>
        <w:t>src/model/analysis.ts, src/model/ventilatory.ts, src/ui/Analysis.tsx</w:t>
      </w:r>
      <w:r>
        <w:rPr>
          <w:b/>
          <w:sz w:val="18"/>
        </w:rPr>
        <w:t xml:space="preserve">   Effort: </w:t>
      </w:r>
      <w:r>
        <w:rPr>
          <w:sz w:val="18"/>
        </w:rPr>
        <w:t>L</w:t>
      </w:r>
      <w:r>
        <w:rPr>
          <w:b/>
          <w:sz w:val="18"/>
        </w:rPr>
        <w:t xml:space="preserve">   Risk: </w:t>
      </w:r>
      <w:r>
        <w:rPr>
          <w:sz w:val="18"/>
        </w:rPr>
        <w:t>High (evidential, not technical)</w:t>
      </w:r>
    </w:p>
    <w:p w14:paraId="024FEC04" w14:textId="2667904C"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ins w:id="60" w:author="Rikhard Mäki-Heikkilä" w:date="2026-08-17T10:51:00Z" w16du:dateUtc="2026-08-17T07:51:00Z">
        <w:r w:rsidR="00EE3F02">
          <w:rPr>
            <w:color w:val="777777"/>
            <w:sz w:val="18"/>
          </w:rPr>
          <w:t xml:space="preserve">sounds too much work </w:t>
        </w:r>
        <w:proofErr w:type="gramStart"/>
        <w:r w:rsidR="00EE3F02">
          <w:rPr>
            <w:color w:val="777777"/>
            <w:sz w:val="18"/>
          </w:rPr>
          <w:t>atm.</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4F1E1943" w14:textId="77777777" w:rsidR="00870B45" w:rsidRDefault="00000000">
      <w:pPr>
        <w:pStyle w:val="Otsikko2"/>
      </w:pPr>
      <w:r>
        <w:t>55. The nine-panel plot for imported gas data</w:t>
      </w:r>
    </w:p>
    <w:p w14:paraId="50BC07F1" w14:textId="77777777" w:rsidR="00870B45" w:rsidRDefault="00000000">
      <w:pPr>
        <w:spacing w:after="60"/>
      </w:pPr>
      <w:r>
        <w:rPr>
          <w:b/>
        </w:rPr>
        <w:t xml:space="preserve">Source: </w:t>
      </w:r>
      <w:r>
        <w:t>Wasserman's nine-panel display, standard in COSMED Omnia, SentrySuite and every clinical CPET system</w:t>
      </w:r>
    </w:p>
    <w:p w14:paraId="588988E8" w14:textId="77777777" w:rsidR="00870B45" w:rsidRDefault="00000000">
      <w:pPr>
        <w:spacing w:after="60"/>
      </w:pPr>
      <w:r>
        <w:rPr>
          <w:b/>
        </w:rPr>
        <w:t xml:space="preserve">What it does there: </w:t>
      </w:r>
      <w:r>
        <w:t>The nine-panel plot is how CPET data are read clinically, and a report without it is not recognisable to a pulmonologist.</w:t>
      </w:r>
    </w:p>
    <w:p w14:paraId="2F561CC0" w14:textId="77777777" w:rsidR="00870B45" w:rsidRDefault="00000000">
      <w:pPr>
        <w:spacing w:after="60"/>
      </w:pPr>
      <w:r>
        <w:rPr>
          <w:b/>
        </w:rPr>
        <w:t xml:space="preserve">Why it matters here: </w:t>
      </w:r>
      <w:r>
        <w:t>testday already parses cart CSV exports and computes VT1 and VT2. The data are in the app and are being shown in a form nobody in the clinical audience reads.</w:t>
      </w:r>
    </w:p>
    <w:p w14:paraId="1599BDE1" w14:textId="77777777" w:rsidR="00870B45" w:rsidRDefault="00000000">
      <w:pPr>
        <w:spacing w:after="60"/>
      </w:pPr>
      <w:r>
        <w:rPr>
          <w:b/>
        </w:rPr>
        <w:t xml:space="preserve">Proposal: </w:t>
      </w:r>
      <w:r>
        <w:t>A nine-panel view over the imported CartSample series, with the V-slope and ventilatory equivalent panels carrying the app's own breakpoint estimates drawn on them. This is presentation over data that already exist, which makes it unusually cheap for its value to the clinical audience.</w:t>
      </w:r>
    </w:p>
    <w:p w14:paraId="46162932" w14:textId="77777777" w:rsidR="00870B45" w:rsidRDefault="00000000">
      <w:pPr>
        <w:spacing w:after="40"/>
      </w:pPr>
      <w:r>
        <w:rPr>
          <w:b/>
          <w:sz w:val="18"/>
        </w:rPr>
        <w:t xml:space="preserve">Touches: </w:t>
      </w:r>
      <w:r>
        <w:rPr>
          <w:i/>
          <w:sz w:val="18"/>
        </w:rPr>
        <w:t>src/model/ventilatory.ts, new src/ui/NinePanel.tsx, src/ui/Analysis.tsx</w:t>
      </w:r>
      <w:r>
        <w:rPr>
          <w:b/>
          <w:sz w:val="18"/>
        </w:rPr>
        <w:t xml:space="preserve">   Effort: </w:t>
      </w:r>
      <w:r>
        <w:rPr>
          <w:sz w:val="18"/>
        </w:rPr>
        <w:t>M</w:t>
      </w:r>
      <w:r>
        <w:rPr>
          <w:b/>
          <w:sz w:val="18"/>
        </w:rPr>
        <w:t xml:space="preserve">   Risk: </w:t>
      </w:r>
      <w:r>
        <w:rPr>
          <w:sz w:val="18"/>
        </w:rPr>
        <w:t>Low</w:t>
      </w:r>
    </w:p>
    <w:p w14:paraId="5B372F71" w14:textId="397F7216"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proofErr w:type="gramEnd"/>
      <w:r>
        <w:rPr>
          <w:color w:val="777777"/>
          <w:sz w:val="18"/>
        </w:rPr>
        <w:t xml:space="preserve"> </w:t>
      </w:r>
      <w:ins w:id="61" w:author="Rikhard Mäki-Heikkilä" w:date="2026-08-17T10:53:00Z" w16du:dateUtc="2026-08-17T07:53:00Z">
        <w:r w:rsidR="00EE3F02">
          <w:rPr>
            <w:color w:val="777777"/>
            <w:sz w:val="18"/>
          </w:rPr>
          <w:t>no access to vo2 dire</w:t>
        </w:r>
      </w:ins>
      <w:ins w:id="62" w:author="Rikhard Mäki-Heikkilä" w:date="2026-08-17T10:54:00Z" w16du:dateUtc="2026-08-17T07:54:00Z">
        <w:r w:rsidR="00EE3F02">
          <w:rPr>
            <w:color w:val="777777"/>
            <w:sz w:val="18"/>
          </w:rPr>
          <w:t xml:space="preserve">ct </w:t>
        </w:r>
        <w:proofErr w:type="spellStart"/>
        <w:r w:rsidR="00EE3F02">
          <w:rPr>
            <w:color w:val="777777"/>
            <w:sz w:val="18"/>
          </w:rPr>
          <w:t>meauserement</w:t>
        </w:r>
        <w:proofErr w:type="spellEnd"/>
        <w:r w:rsidR="00EE3F02">
          <w:rPr>
            <w:color w:val="777777"/>
            <w:sz w:val="18"/>
          </w:rPr>
          <w:t xml:space="preserve"> data atm. save to roadmap</w:t>
        </w:r>
      </w:ins>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6F23D871" w14:textId="77777777" w:rsidR="00870B45" w:rsidRDefault="00000000">
      <w:pPr>
        <w:pStyle w:val="Otsikko2"/>
      </w:pPr>
      <w:r>
        <w:t>56. A maximality checklist on the analysis page, not a verdict</w:t>
      </w:r>
    </w:p>
    <w:p w14:paraId="4D335173" w14:textId="77777777" w:rsidR="00870B45" w:rsidRDefault="00000000">
      <w:pPr>
        <w:spacing w:after="60"/>
      </w:pPr>
      <w:r>
        <w:rPr>
          <w:b/>
        </w:rPr>
        <w:t xml:space="preserve">Source: </w:t>
      </w:r>
      <w:r>
        <w:t>CPET reporting standards (plateau, RER, predicted HRmax, RPE, verification-bout agreement)</w:t>
      </w:r>
    </w:p>
    <w:p w14:paraId="44C87FEB" w14:textId="77777777" w:rsidR="00870B45" w:rsidRDefault="00000000">
      <w:pPr>
        <w:spacing w:after="60"/>
      </w:pPr>
      <w:r>
        <w:rPr>
          <w:b/>
        </w:rPr>
        <w:t xml:space="preserve">What it does there: </w:t>
      </w:r>
      <w:r>
        <w:t>Reports state which criteria were met and leave the reader to judge, because the plateau appears in a minority of tests and the secondary criteria depend on protocol design.</w:t>
      </w:r>
    </w:p>
    <w:p w14:paraId="5AE03DBA" w14:textId="77777777" w:rsidR="00870B45" w:rsidRDefault="00000000">
      <w:pPr>
        <w:spacing w:after="60"/>
      </w:pPr>
      <w:r>
        <w:rPr>
          <w:b/>
        </w:rPr>
        <w:t xml:space="preserve">Why it matters here: </w:t>
      </w:r>
      <w:r>
        <w:t>The same information as item 33 belongs in the record after the fact, and it is what determines whether a peak value can be called a maximum in a paper.</w:t>
      </w:r>
    </w:p>
    <w:p w14:paraId="67ACDCDD" w14:textId="77777777" w:rsidR="00870B45" w:rsidRDefault="00000000">
      <w:pPr>
        <w:spacing w:after="60"/>
      </w:pPr>
      <w:r>
        <w:rPr>
          <w:b/>
        </w:rPr>
        <w:t xml:space="preserve">Proposal: </w:t>
      </w:r>
      <w:r>
        <w:t>A checklist on the analysis page and in the export: plateau (with the criterion stated, for example under 150 mL/min between the last two stages), peak RER where gas data exist, peak heart rate against the athlete's own recorded maximum rather than a predicted one, peak RPE, blood lactate, and agreement with a verification bout where one was run. State the criteria used and their source. Report peak values as peak, and reserve the word maximum for when the criteria support it.</w:t>
      </w:r>
    </w:p>
    <w:p w14:paraId="6DA1F162" w14:textId="77777777" w:rsidR="00870B45" w:rsidRDefault="00000000">
      <w:pPr>
        <w:spacing w:after="40"/>
      </w:pPr>
      <w:r>
        <w:rPr>
          <w:b/>
          <w:sz w:val="18"/>
        </w:rPr>
        <w:t xml:space="preserve">Touches: </w:t>
      </w:r>
      <w:r>
        <w:rPr>
          <w:i/>
          <w:sz w:val="18"/>
        </w:rPr>
        <w:t>src/model/ventilatory.ts, src/model/analysis.ts, src/ui/Analysis.tsx, src/model/research.ts</w:t>
      </w:r>
      <w:r>
        <w:rPr>
          <w:b/>
          <w:sz w:val="18"/>
        </w:rPr>
        <w:t xml:space="preserve">   Effort: </w:t>
      </w:r>
      <w:r>
        <w:rPr>
          <w:sz w:val="18"/>
        </w:rPr>
        <w:t>M</w:t>
      </w:r>
      <w:r>
        <w:rPr>
          <w:b/>
          <w:sz w:val="18"/>
        </w:rPr>
        <w:t xml:space="preserve">   Risk: </w:t>
      </w:r>
      <w:r>
        <w:rPr>
          <w:sz w:val="18"/>
        </w:rPr>
        <w:t>Low</w:t>
      </w:r>
    </w:p>
    <w:p w14:paraId="78B63A67" w14:textId="1E88527D" w:rsidR="00870B45" w:rsidRDefault="00000000">
      <w:pPr>
        <w:spacing w:after="240"/>
      </w:pPr>
      <w:r>
        <w:rPr>
          <w:color w:val="777777"/>
          <w:sz w:val="18"/>
        </w:rPr>
        <w:t xml:space="preserve">[ </w:t>
      </w:r>
      <w:ins w:id="63" w:author="Rikhard Mäki-Heikkilä" w:date="2026-08-17T10:54:00Z" w16du:dateUtc="2026-08-17T07:54:00Z">
        <w:r w:rsidR="00EE3F02">
          <w:rPr>
            <w:color w:val="777777"/>
            <w:sz w:val="18"/>
          </w:rPr>
          <w:t>if applicable on current roadmap</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1EB80BA" w14:textId="77777777" w:rsidR="00870B45" w:rsidRDefault="00000000">
      <w:pPr>
        <w:pStyle w:val="Otsikko2"/>
      </w:pPr>
      <w:r>
        <w:t>57. Gross efficiency and running economy</w:t>
      </w:r>
    </w:p>
    <w:p w14:paraId="42B60410" w14:textId="77777777" w:rsidR="00870B45" w:rsidRDefault="00000000">
      <w:pPr>
        <w:spacing w:after="60"/>
      </w:pPr>
      <w:r>
        <w:rPr>
          <w:b/>
        </w:rPr>
        <w:t xml:space="preserve">Source: </w:t>
      </w:r>
      <w:r>
        <w:t>Standard laboratory outputs; INSCYD and lab reports both present economy prominently</w:t>
      </w:r>
    </w:p>
    <w:p w14:paraId="5BC69EE6" w14:textId="77777777" w:rsidR="00870B45" w:rsidRDefault="00000000">
      <w:pPr>
        <w:spacing w:after="60"/>
      </w:pPr>
      <w:r>
        <w:rPr>
          <w:b/>
        </w:rPr>
        <w:t xml:space="preserve">What it does there: </w:t>
      </w:r>
      <w:r>
        <w:t>Efficiency and economy are among the few laboratory outputs that translate directly into a training or equipment decision, and they are cheap once VO2 and power exist.</w:t>
      </w:r>
    </w:p>
    <w:p w14:paraId="6DCABA2A" w14:textId="77777777" w:rsidR="00870B45" w:rsidRDefault="00000000">
      <w:pPr>
        <w:spacing w:after="60"/>
      </w:pPr>
      <w:r>
        <w:rPr>
          <w:b/>
        </w:rPr>
        <w:lastRenderedPageBreak/>
        <w:t xml:space="preserve">Why it matters here: </w:t>
      </w:r>
      <w:r>
        <w:t>vo2.ts already carries an economy percentage for running and the ACSM equations. Gross efficiency for cycling from measured VO2 and power is a short calculation that the app currently does not make.</w:t>
      </w:r>
    </w:p>
    <w:p w14:paraId="1554CA95" w14:textId="77777777" w:rsidR="00870B45" w:rsidRDefault="00000000">
      <w:pPr>
        <w:spacing w:after="60"/>
      </w:pPr>
      <w:r>
        <w:rPr>
          <w:b/>
        </w:rPr>
        <w:t xml:space="preserve">Proposal: </w:t>
      </w:r>
      <w:r>
        <w:t>Gross efficiency per steady-state step where gas data exist, running economy in mL/kg/km at each submaximal speed, both with the steady-state window stated explicitly and both refused where the step was too short or the VO2 was still rising. Plot them across the test and across test days.</w:t>
      </w:r>
    </w:p>
    <w:p w14:paraId="70EC6A34" w14:textId="77777777" w:rsidR="00870B45" w:rsidRDefault="00000000">
      <w:pPr>
        <w:spacing w:after="40"/>
      </w:pPr>
      <w:r>
        <w:rPr>
          <w:b/>
          <w:sz w:val="18"/>
        </w:rPr>
        <w:t xml:space="preserve">Touches: </w:t>
      </w:r>
      <w:r>
        <w:rPr>
          <w:i/>
          <w:sz w:val="18"/>
        </w:rPr>
        <w:t>src/model/vo2.ts, src/model/ventilatory.ts, src/model/analysis.ts, src/ui/Analysis.tsx</w:t>
      </w:r>
      <w:r>
        <w:rPr>
          <w:b/>
          <w:sz w:val="18"/>
        </w:rPr>
        <w:t xml:space="preserve">   Effort: </w:t>
      </w:r>
      <w:r>
        <w:rPr>
          <w:sz w:val="18"/>
        </w:rPr>
        <w:t>M</w:t>
      </w:r>
      <w:r>
        <w:rPr>
          <w:b/>
          <w:sz w:val="18"/>
        </w:rPr>
        <w:t xml:space="preserve">   Risk: </w:t>
      </w:r>
      <w:r>
        <w:rPr>
          <w:sz w:val="18"/>
        </w:rPr>
        <w:t>Low</w:t>
      </w:r>
    </w:p>
    <w:p w14:paraId="38B32FF2" w14:textId="7AE36EAB" w:rsidR="00870B45" w:rsidRDefault="00000000">
      <w:pPr>
        <w:spacing w:after="240"/>
      </w:pPr>
      <w:r>
        <w:rPr>
          <w:color w:val="777777"/>
          <w:sz w:val="18"/>
        </w:rPr>
        <w:t xml:space="preserve">[ </w:t>
      </w:r>
      <w:ins w:id="64" w:author="Rikhard Mäki-Heikkilä" w:date="2026-08-17T10:54:00Z" w16du:dateUtc="2026-08-17T07:54:00Z">
        <w:r w:rsidR="00EE3F02">
          <w:rPr>
            <w:color w:val="777777"/>
            <w:sz w:val="18"/>
          </w:rPr>
          <w:t xml:space="preserve">good feature </w:t>
        </w:r>
        <w:proofErr w:type="gramStart"/>
        <w:r w:rsidR="00EE3F02">
          <w:rPr>
            <w:color w:val="777777"/>
            <w:sz w:val="18"/>
          </w:rPr>
          <w:t>is measures</w:t>
        </w:r>
        <w:proofErr w:type="gramEnd"/>
        <w:r w:rsidR="00EE3F02">
          <w:rPr>
            <w:color w:val="777777"/>
            <w:sz w:val="18"/>
          </w:rPr>
          <w:t xml:space="preserve"> </w:t>
        </w:r>
        <w:proofErr w:type="spellStart"/>
        <w:r w:rsidR="00EE3F02">
          <w:rPr>
            <w:color w:val="777777"/>
            <w:sz w:val="18"/>
          </w:rPr>
          <w:t>avalabnle</w:t>
        </w:r>
      </w:ins>
      <w:proofErr w:type="spell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4D4335B3" w14:textId="77777777" w:rsidR="00870B45" w:rsidRDefault="00000000">
      <w:pPr>
        <w:pStyle w:val="Otsikko2"/>
      </w:pPr>
      <w:r>
        <w:t>58. State the averaging window behind every step-level value</w:t>
      </w:r>
    </w:p>
    <w:p w14:paraId="266FE540" w14:textId="77777777" w:rsidR="00870B45" w:rsidRDefault="00000000">
      <w:pPr>
        <w:spacing w:after="60"/>
      </w:pPr>
      <w:r>
        <w:rPr>
          <w:b/>
        </w:rPr>
        <w:t xml:space="preserve">Source: </w:t>
      </w:r>
      <w:r>
        <w:t>Clinical CPET (last 30 s or last minute of a stage, stated in the report); Winlactat step handling</w:t>
      </w:r>
    </w:p>
    <w:p w14:paraId="2DBA9E32" w14:textId="77777777" w:rsidR="00870B45" w:rsidRDefault="00000000">
      <w:pPr>
        <w:spacing w:after="60"/>
      </w:pPr>
      <w:r>
        <w:rPr>
          <w:b/>
        </w:rPr>
        <w:t xml:space="preserve">What it does there: </w:t>
      </w:r>
      <w:r>
        <w:t>Lab reports state the window because a stage mean and a final-30-second mean differ, and heart rate lags the workload.</w:t>
      </w:r>
    </w:p>
    <w:p w14:paraId="6B53A4C0" w14:textId="77777777" w:rsidR="00870B45" w:rsidRDefault="00000000">
      <w:pPr>
        <w:spacing w:after="60"/>
      </w:pPr>
      <w:r>
        <w:rPr>
          <w:b/>
        </w:rPr>
        <w:t xml:space="preserve">Why it matters here: </w:t>
      </w:r>
      <w:r>
        <w:t>testday computes step averages from all samples in the step. In a 4 min step where heart rate is still rising, the stage mean understates the value that belongs on the lactate curve.</w:t>
      </w:r>
    </w:p>
    <w:p w14:paraId="02E4499F" w14:textId="77777777" w:rsidR="00870B45" w:rsidRDefault="00000000">
      <w:pPr>
        <w:spacing w:after="60"/>
      </w:pPr>
      <w:r>
        <w:rPr>
          <w:b/>
        </w:rPr>
        <w:t xml:space="preserve">Proposal: </w:t>
      </w:r>
      <w:r>
        <w:t>A configurable per-protocol window for step-level values (default the final 60 s), applied consistently to heart rate, power, speed and VO2, with the window printed in the report, in the lap CSV header and in the research sidecar. Show both the whole-step and window values in the lap table so the difference is visible rather than hidden.</w:t>
      </w:r>
    </w:p>
    <w:p w14:paraId="0AE91396" w14:textId="77777777" w:rsidR="00870B45" w:rsidRDefault="00000000">
      <w:pPr>
        <w:spacing w:after="40"/>
      </w:pPr>
      <w:r>
        <w:rPr>
          <w:b/>
          <w:sz w:val="18"/>
        </w:rPr>
        <w:t xml:space="preserve">Touches: </w:t>
      </w:r>
      <w:r>
        <w:rPr>
          <w:i/>
          <w:sz w:val="18"/>
        </w:rPr>
        <w:t>src/model/session.ts (lapsFromSamples), src/model/analysis.ts (heartRateAt), src/ui/LapTable.tsx, src/model/research.ts</w:t>
      </w:r>
      <w:r>
        <w:rPr>
          <w:b/>
          <w:sz w:val="18"/>
        </w:rPr>
        <w:t xml:space="preserve">   Effort: </w:t>
      </w:r>
      <w:r>
        <w:rPr>
          <w:sz w:val="18"/>
        </w:rPr>
        <w:t>M</w:t>
      </w:r>
      <w:r>
        <w:rPr>
          <w:b/>
          <w:sz w:val="18"/>
        </w:rPr>
        <w:t xml:space="preserve">   Risk: </w:t>
      </w:r>
      <w:r>
        <w:rPr>
          <w:sz w:val="18"/>
        </w:rPr>
        <w:t>Medium (changes numbers in existing exports; version the column contract)</w:t>
      </w:r>
    </w:p>
    <w:p w14:paraId="2AA10529" w14:textId="2E561733" w:rsidR="00870B45" w:rsidRDefault="00000000">
      <w:pPr>
        <w:spacing w:after="240"/>
      </w:pPr>
      <w:r>
        <w:rPr>
          <w:color w:val="777777"/>
          <w:sz w:val="18"/>
        </w:rPr>
        <w:t xml:space="preserve">[ </w:t>
      </w:r>
      <w:ins w:id="65" w:author="Rikhard Mäki-Heikkilä" w:date="2026-08-17T10:55:00Z" w16du:dateUtc="2026-08-17T07:55: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E4FD20B" w14:textId="77777777" w:rsidR="00870B45" w:rsidRDefault="00000000">
      <w:pPr>
        <w:pStyle w:val="Otsikko2"/>
      </w:pPr>
      <w:r>
        <w:t>59. Judge every repeat test against the lab's own typical error</w:t>
      </w:r>
    </w:p>
    <w:p w14:paraId="5739F0FC" w14:textId="77777777" w:rsidR="00870B45" w:rsidRDefault="00000000">
      <w:pPr>
        <w:spacing w:after="60"/>
      </w:pPr>
      <w:r>
        <w:rPr>
          <w:b/>
        </w:rPr>
        <w:t xml:space="preserve">Source: </w:t>
      </w:r>
      <w:r>
        <w:t>Hopkins' reliability framework, standard in applied sport science: typical error, smallest worthwhile change, and the rule that a change smaller than the noise is not a change</w:t>
      </w:r>
    </w:p>
    <w:p w14:paraId="64DED4E0" w14:textId="77777777" w:rsidR="00870B45" w:rsidRDefault="00000000">
      <w:pPr>
        <w:spacing w:after="60"/>
      </w:pPr>
      <w:r>
        <w:rPr>
          <w:b/>
        </w:rPr>
        <w:t xml:space="preserve">What it does there: </w:t>
      </w:r>
      <w:r>
        <w:t>The established practice is to establish the typical error with your own athletes and your own equipment, and to compare an observed change against it rather than against zero.</w:t>
      </w:r>
    </w:p>
    <w:p w14:paraId="539993B4" w14:textId="77777777" w:rsidR="00870B45" w:rsidRDefault="00000000">
      <w:pPr>
        <w:spacing w:after="60"/>
      </w:pPr>
      <w:r>
        <w:rPr>
          <w:b/>
        </w:rPr>
        <w:t xml:space="preserve">Why it matters here: </w:t>
      </w:r>
      <w:r>
        <w:t>This is the missing half of the longitudinal view and the strongest single addition on this list for an athlete-facing lab. judgeTrend already produces a verdict; without a typical error it is judging against nothing.</w:t>
      </w:r>
    </w:p>
    <w:p w14:paraId="45C443AC" w14:textId="77777777" w:rsidR="00870B45" w:rsidRDefault="00000000">
      <w:pPr>
        <w:spacing w:after="60"/>
      </w:pPr>
      <w:r>
        <w:rPr>
          <w:b/>
        </w:rPr>
        <w:t xml:space="preserve">Proposal: </w:t>
      </w:r>
      <w:r>
        <w:t>A per-measure typical error entered by the lab (or computed from the lab's own repeat tests once enough exist), and a verdict on every comparison of the form: change, typical error, and whether the change exceeds it. Where it does not, say so in those words. This is also the honest implementation of judging an athlete against their own baseline rather than a population.</w:t>
      </w:r>
    </w:p>
    <w:p w14:paraId="1564EAD0" w14:textId="77777777" w:rsidR="00870B45" w:rsidRDefault="00000000">
      <w:pPr>
        <w:spacing w:after="40"/>
      </w:pPr>
      <w:r>
        <w:rPr>
          <w:b/>
          <w:sz w:val="18"/>
        </w:rPr>
        <w:t xml:space="preserve">Touches: </w:t>
      </w:r>
      <w:r>
        <w:rPr>
          <w:i/>
          <w:sz w:val="18"/>
        </w:rPr>
        <w:t>src/model/longitudinal.ts (judgeTrend), src/ui/Longitudinal.tsx, src/ui/Settings.tsx</w:t>
      </w:r>
      <w:r>
        <w:rPr>
          <w:b/>
          <w:sz w:val="18"/>
        </w:rPr>
        <w:t xml:space="preserve">   Effort: </w:t>
      </w:r>
      <w:r>
        <w:rPr>
          <w:sz w:val="18"/>
        </w:rPr>
        <w:t>M</w:t>
      </w:r>
      <w:r>
        <w:rPr>
          <w:b/>
          <w:sz w:val="18"/>
        </w:rPr>
        <w:t xml:space="preserve">   Risk: </w:t>
      </w:r>
      <w:r>
        <w:rPr>
          <w:sz w:val="18"/>
        </w:rPr>
        <w:t>Low</w:t>
      </w:r>
    </w:p>
    <w:p w14:paraId="5B90F26C" w14:textId="4D1C103B" w:rsidR="00870B45" w:rsidRDefault="00000000">
      <w:pPr>
        <w:spacing w:after="240"/>
      </w:pPr>
      <w:r>
        <w:rPr>
          <w:color w:val="777777"/>
          <w:sz w:val="18"/>
        </w:rPr>
        <w:t xml:space="preserve">[ </w:t>
      </w:r>
      <w:ins w:id="66" w:author="Rikhard Mäki-Heikkilä" w:date="2026-08-17T10:56:00Z" w16du:dateUtc="2026-08-17T07:56: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62B0F04D" w14:textId="77777777" w:rsidR="00870B45" w:rsidRDefault="00000000">
      <w:pPr>
        <w:pStyle w:val="Otsikko2"/>
      </w:pPr>
      <w:r>
        <w:lastRenderedPageBreak/>
        <w:t>60. Zones with provenance, and a refusal when the anchor is too uncertain</w:t>
      </w:r>
    </w:p>
    <w:p w14:paraId="38FF965C" w14:textId="77777777" w:rsidR="00870B45" w:rsidRDefault="00000000">
      <w:pPr>
        <w:spacing w:after="60"/>
      </w:pPr>
      <w:r>
        <w:rPr>
          <w:b/>
        </w:rPr>
        <w:t xml:space="preserve">Source: </w:t>
      </w:r>
      <w:r>
        <w:t>Every lab report and every training platform produces zones; WKO5 iLevels and intervals.icu custom zones make the anchor explicit</w:t>
      </w:r>
    </w:p>
    <w:p w14:paraId="40381FD6" w14:textId="77777777" w:rsidR="00870B45" w:rsidRDefault="00000000">
      <w:pPr>
        <w:spacing w:after="60"/>
      </w:pPr>
      <w:r>
        <w:rPr>
          <w:b/>
        </w:rPr>
        <w:t xml:space="preserve">What it does there: </w:t>
      </w:r>
      <w:r>
        <w:t>Good implementations state what the zones are anchored to and how the anchor was derived; poor ones present a table of numbers with no history.</w:t>
      </w:r>
    </w:p>
    <w:p w14:paraId="442A3B78" w14:textId="77777777" w:rsidR="00870B45" w:rsidRDefault="00000000">
      <w:pPr>
        <w:spacing w:after="60"/>
      </w:pPr>
      <w:r>
        <w:rPr>
          <w:b/>
        </w:rPr>
        <w:t xml:space="preserve">Why it matters here: </w:t>
      </w:r>
      <w:r>
        <w:t>Zones are what the athlete and coach actually take away, and they are where an uncertain threshold becomes a confident-looking number. This is the point in the pipeline where the app's honesty about uncertainty either survives or is thrown away.</w:t>
      </w:r>
    </w:p>
    <w:p w14:paraId="2338458F" w14:textId="77777777" w:rsidR="00870B45" w:rsidRDefault="00000000">
      <w:pPr>
        <w:spacing w:after="60"/>
      </w:pPr>
      <w:r>
        <w:rPr>
          <w:b/>
        </w:rPr>
        <w:t xml:space="preserve">Proposal: </w:t>
      </w:r>
      <w:r>
        <w:t>Generate zones from a named anchor (LT1, LT2, VT1, VT2, critical power or peak speed) with the method printed beside every table, round to a width that reflects the band rather than to the nearest watt, and refuse to emit a zone table when the anchor's band is wider than the zone it would define. Say that instead: the test located the threshold to within a range too wide to set zones from, and here is what would narrow it.</w:t>
      </w:r>
    </w:p>
    <w:p w14:paraId="40D1460E" w14:textId="77777777" w:rsidR="00870B45" w:rsidRDefault="00000000">
      <w:pPr>
        <w:spacing w:after="40"/>
      </w:pPr>
      <w:r>
        <w:rPr>
          <w:b/>
          <w:sz w:val="18"/>
        </w:rPr>
        <w:t xml:space="preserve">Touches: </w:t>
      </w:r>
      <w:r>
        <w:rPr>
          <w:i/>
          <w:sz w:val="18"/>
        </w:rPr>
        <w:t>src/model/analysis.ts, src/ui/Analysis.tsx, report template (item 67)</w:t>
      </w:r>
      <w:r>
        <w:rPr>
          <w:b/>
          <w:sz w:val="18"/>
        </w:rPr>
        <w:t xml:space="preserve">   Effort: </w:t>
      </w:r>
      <w:r>
        <w:rPr>
          <w:sz w:val="18"/>
        </w:rPr>
        <w:t>M</w:t>
      </w:r>
      <w:r>
        <w:rPr>
          <w:b/>
          <w:sz w:val="18"/>
        </w:rPr>
        <w:t xml:space="preserve">   Risk: </w:t>
      </w:r>
      <w:r>
        <w:rPr>
          <w:sz w:val="18"/>
        </w:rPr>
        <w:t>Low</w:t>
      </w:r>
    </w:p>
    <w:p w14:paraId="37796F63" w14:textId="667DE365" w:rsidR="00870B45" w:rsidRDefault="00000000">
      <w:pPr>
        <w:spacing w:after="240"/>
      </w:pPr>
      <w:r>
        <w:rPr>
          <w:color w:val="777777"/>
          <w:sz w:val="18"/>
        </w:rPr>
        <w:t>[</w:t>
      </w:r>
      <w:ins w:id="67" w:author="Rikhard Mäki-Heikkilä" w:date="2026-08-17T10:56:00Z" w16du:dateUtc="2026-08-17T07:56:00Z">
        <w:r w:rsidR="00EE3F02">
          <w:rPr>
            <w:color w:val="777777"/>
            <w:sz w:val="18"/>
          </w:rPr>
          <w:t>x</w:t>
        </w:r>
      </w:ins>
      <w:del w:id="68" w:author="Rikhard Mäki-Heikkilä" w:date="2026-08-17T10:56:00Z" w16du:dateUtc="2026-08-17T07:56:00Z">
        <w:r w:rsidDel="00EE3F02">
          <w:rPr>
            <w:color w:val="777777"/>
            <w:sz w:val="18"/>
          </w:rPr>
          <w:delText xml:space="preserve"> </w:delText>
        </w:r>
      </w:del>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48B2FCCF" w14:textId="77777777" w:rsidR="00870B45" w:rsidRDefault="00000000">
      <w:pPr>
        <w:pStyle w:val="Otsikko1"/>
      </w:pPr>
      <w:r>
        <w:t>F. Across test days, and across athletes</w:t>
      </w:r>
    </w:p>
    <w:p w14:paraId="159974DB" w14:textId="77777777" w:rsidR="00870B45" w:rsidRDefault="00000000">
      <w:pPr>
        <w:pStyle w:val="Otsikko2"/>
      </w:pPr>
      <w:r>
        <w:t>61. A real athlete registry</w:t>
      </w:r>
    </w:p>
    <w:p w14:paraId="3B24BF5D" w14:textId="77777777" w:rsidR="00870B45" w:rsidRDefault="00000000">
      <w:pPr>
        <w:spacing w:after="60"/>
      </w:pPr>
      <w:r>
        <w:rPr>
          <w:b/>
        </w:rPr>
        <w:t xml:space="preserve">Source: </w:t>
      </w:r>
      <w:r>
        <w:t>PerfPRO Studio (device and target assignment per rider); Lode LEM and Omnia patient databases</w:t>
      </w:r>
    </w:p>
    <w:p w14:paraId="0BCE2968" w14:textId="77777777" w:rsidR="00870B45" w:rsidRDefault="00000000">
      <w:pPr>
        <w:spacing w:after="60"/>
      </w:pPr>
      <w:r>
        <w:rPr>
          <w:b/>
        </w:rPr>
        <w:t xml:space="preserve">What it does there: </w:t>
      </w:r>
      <w:r>
        <w:t>Every lab system is built around a subject record, and the test attaches to it. None of them keep the subject's mass in a global settings field.</w:t>
      </w:r>
    </w:p>
    <w:p w14:paraId="7F172D5B" w14:textId="77777777" w:rsidR="00870B45" w:rsidRDefault="00000000">
      <w:pPr>
        <w:spacing w:after="60"/>
      </w:pPr>
      <w:r>
        <w:rPr>
          <w:b/>
        </w:rPr>
        <w:t xml:space="preserve">Why it matters here: </w:t>
      </w:r>
      <w:r>
        <w:t>This is already on the shelved list and it is the single most likely cause of a mislabelled test. FTP, mass and maximum heart rate are global singletons in Settings, so testing two athletes in one morning means editing settings between them and hoping.</w:t>
      </w:r>
    </w:p>
    <w:p w14:paraId="3733ED34" w14:textId="77777777" w:rsidR="00870B45" w:rsidRDefault="00000000">
      <w:pPr>
        <w:spacing w:after="60"/>
      </w:pPr>
      <w:r>
        <w:rPr>
          <w:b/>
        </w:rPr>
        <w:t xml:space="preserve">Proposal: </w:t>
      </w:r>
      <w:r>
        <w:t>Athlete records with a stable local id, name, mass history, recorded maximum heart rate, sport and notes; the session binds to the id at start and copies the values in force at that moment. The pseudonymisation in research.ts then has a stable identifier to hash rather than a name typed twice.</w:t>
      </w:r>
    </w:p>
    <w:p w14:paraId="5E1FA201" w14:textId="77777777" w:rsidR="00870B45" w:rsidRDefault="00000000">
      <w:pPr>
        <w:spacing w:after="40"/>
      </w:pPr>
      <w:r>
        <w:rPr>
          <w:b/>
          <w:sz w:val="18"/>
        </w:rPr>
        <w:t xml:space="preserve">Touches: </w:t>
      </w:r>
      <w:r>
        <w:rPr>
          <w:i/>
          <w:sz w:val="18"/>
        </w:rPr>
        <w:t>src/model/protocol.ts (Athlete), src/model/storage.ts, src/model/session.ts, src/ui/Settings.tsx, src/model/research.ts</w:t>
      </w:r>
      <w:r>
        <w:rPr>
          <w:b/>
          <w:sz w:val="18"/>
        </w:rPr>
        <w:t xml:space="preserve">   Effort: </w:t>
      </w:r>
      <w:r>
        <w:rPr>
          <w:sz w:val="18"/>
        </w:rPr>
        <w:t>L</w:t>
      </w:r>
      <w:r>
        <w:rPr>
          <w:b/>
          <w:sz w:val="18"/>
        </w:rPr>
        <w:t xml:space="preserve">   Risk: </w:t>
      </w:r>
      <w:r>
        <w:rPr>
          <w:sz w:val="18"/>
        </w:rPr>
        <w:t>Medium (touches every session's identity; migrate carefully)</w:t>
      </w:r>
    </w:p>
    <w:p w14:paraId="7E96F074" w14:textId="6A80DA71" w:rsidR="00870B45" w:rsidRDefault="00000000">
      <w:pPr>
        <w:spacing w:after="240"/>
      </w:pPr>
      <w:r>
        <w:rPr>
          <w:color w:val="777777"/>
          <w:sz w:val="18"/>
        </w:rPr>
        <w:t xml:space="preserve">[ </w:t>
      </w:r>
      <w:ins w:id="69" w:author="Rikhard Mäki-Heikkilä" w:date="2026-08-17T10:56:00Z" w16du:dateUtc="2026-08-17T07:56: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F938826" w14:textId="77777777" w:rsidR="00870B45" w:rsidRDefault="00000000">
      <w:pPr>
        <w:pStyle w:val="Otsikko2"/>
      </w:pPr>
      <w:r>
        <w:t>62. Overlay lactate curves across test days and quantify the shift</w:t>
      </w:r>
    </w:p>
    <w:p w14:paraId="59DB1D4D" w14:textId="77777777" w:rsidR="00870B45" w:rsidRDefault="00000000">
      <w:pPr>
        <w:spacing w:after="60"/>
      </w:pPr>
      <w:r>
        <w:rPr>
          <w:b/>
        </w:rPr>
        <w:t xml:space="preserve">Source: </w:t>
      </w:r>
      <w:r>
        <w:t>Winlactat and Ergonizer trend views; INSCYD test comparison</w:t>
      </w:r>
    </w:p>
    <w:p w14:paraId="46000AC8" w14:textId="77777777" w:rsidR="00870B45" w:rsidRDefault="00000000">
      <w:pPr>
        <w:spacing w:after="60"/>
      </w:pPr>
      <w:r>
        <w:rPr>
          <w:b/>
        </w:rPr>
        <w:t xml:space="preserve">What it does there: </w:t>
      </w:r>
      <w:r>
        <w:t>Lactate software overlays curves from successive tests and reports the shift, because a rightward shift at a fixed lactate is the classic readout of endurance adaptation.</w:t>
      </w:r>
    </w:p>
    <w:p w14:paraId="0AAA8582" w14:textId="77777777" w:rsidR="00870B45" w:rsidRDefault="00000000">
      <w:pPr>
        <w:spacing w:after="60"/>
      </w:pPr>
      <w:r>
        <w:rPr>
          <w:b/>
        </w:rPr>
        <w:t xml:space="preserve">Why it matters here: </w:t>
      </w:r>
      <w:r>
        <w:t>The longitudinal module tracks threshold values as points over time. The curve shape carries more than the threshold does, and comparing curves is what a coach expects to see.</w:t>
      </w:r>
    </w:p>
    <w:p w14:paraId="4AD08074" w14:textId="77777777" w:rsidR="00870B45" w:rsidRDefault="00000000">
      <w:pPr>
        <w:spacing w:after="60"/>
      </w:pPr>
      <w:r>
        <w:rPr>
          <w:b/>
        </w:rPr>
        <w:t xml:space="preserve">Proposal: </w:t>
      </w:r>
      <w:r>
        <w:t xml:space="preserve">Overlay curves for one athlete with a chosen reference test, report the shift in watts or km/h at fixed lactate concentrations (2 and 4 mmol/L) and the change at fixed intensities, and apply </w:t>
      </w:r>
      <w:r>
        <w:lastRenderedPageBreak/>
        <w:t>the typical error from item 59 to each. Warn where protocol, ergometer, analyser or sampling site differed (item 63).</w:t>
      </w:r>
    </w:p>
    <w:p w14:paraId="3BDCACC5" w14:textId="77777777" w:rsidR="00870B45" w:rsidRDefault="00000000">
      <w:pPr>
        <w:spacing w:after="40"/>
      </w:pPr>
      <w:r>
        <w:rPr>
          <w:b/>
          <w:sz w:val="18"/>
        </w:rPr>
        <w:t xml:space="preserve">Touches: </w:t>
      </w:r>
      <w:r>
        <w:rPr>
          <w:i/>
          <w:sz w:val="18"/>
        </w:rPr>
        <w:t>src/ui/Longitudinal.tsx, src/model/longitudinal.ts, src/ui/LactateChart.tsx</w:t>
      </w:r>
      <w:r>
        <w:rPr>
          <w:b/>
          <w:sz w:val="18"/>
        </w:rPr>
        <w:t xml:space="preserve">   Effort: </w:t>
      </w:r>
      <w:r>
        <w:rPr>
          <w:sz w:val="18"/>
        </w:rPr>
        <w:t>M</w:t>
      </w:r>
      <w:r>
        <w:rPr>
          <w:b/>
          <w:sz w:val="18"/>
        </w:rPr>
        <w:t xml:space="preserve">   Risk: </w:t>
      </w:r>
      <w:r>
        <w:rPr>
          <w:sz w:val="18"/>
        </w:rPr>
        <w:t>Low</w:t>
      </w:r>
    </w:p>
    <w:p w14:paraId="1BDCD81C" w14:textId="46298739" w:rsidR="00870B45" w:rsidRDefault="00000000">
      <w:pPr>
        <w:spacing w:after="240"/>
      </w:pPr>
      <w:r>
        <w:rPr>
          <w:color w:val="777777"/>
          <w:sz w:val="18"/>
        </w:rPr>
        <w:t xml:space="preserve">[ </w:t>
      </w:r>
      <w:ins w:id="70" w:author="Rikhard Mäki-Heikkilä" w:date="2026-08-17T10:57:00Z" w16du:dateUtc="2026-08-17T07:57: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25B7C26" w14:textId="77777777" w:rsidR="00870B45" w:rsidRDefault="00000000">
      <w:pPr>
        <w:pStyle w:val="Otsikko2"/>
      </w:pPr>
      <w:r>
        <w:t>63. A comparability report between any two tests</w:t>
      </w:r>
    </w:p>
    <w:p w14:paraId="0AB66658" w14:textId="77777777" w:rsidR="00870B45" w:rsidRDefault="00000000">
      <w:pPr>
        <w:spacing w:after="60"/>
      </w:pPr>
      <w:r>
        <w:rPr>
          <w:b/>
        </w:rPr>
        <w:t xml:space="preserve">Source: </w:t>
      </w:r>
      <w:r>
        <w:t>Clinical trend analysis in Omnia and LEM; general measurement practice</w:t>
      </w:r>
    </w:p>
    <w:p w14:paraId="1280FBB7" w14:textId="77777777" w:rsidR="00870B45" w:rsidRDefault="00000000">
      <w:pPr>
        <w:spacing w:after="60"/>
      </w:pPr>
      <w:r>
        <w:rPr>
          <w:b/>
        </w:rPr>
        <w:t xml:space="preserve">What it does there: </w:t>
      </w:r>
      <w:r>
        <w:t>Clinical systems will not silently trend values measured under different conditions.</w:t>
      </w:r>
    </w:p>
    <w:p w14:paraId="7945595C" w14:textId="77777777" w:rsidR="00870B45" w:rsidRDefault="00000000">
      <w:pPr>
        <w:spacing w:after="60"/>
      </w:pPr>
      <w:r>
        <w:rPr>
          <w:b/>
        </w:rPr>
        <w:t xml:space="preserve">Why it matters here: </w:t>
      </w:r>
      <w:r>
        <w:t>Most surprising changes between test days are explained by the test day, not the athlete: a different ergometer, a new firmware, a warmer room, a fingertip sample instead of an earlobe, a different warm-up, a different time of day.</w:t>
      </w:r>
    </w:p>
    <w:p w14:paraId="748210B9" w14:textId="77777777" w:rsidR="00870B45" w:rsidRDefault="00000000">
      <w:pPr>
        <w:spacing w:after="60"/>
      </w:pPr>
      <w:r>
        <w:rPr>
          <w:b/>
        </w:rPr>
        <w:t xml:space="preserve">Proposal: </w:t>
      </w:r>
      <w:r>
        <w:t>Before showing any comparison, list every recorded difference between the two sessions: protocol version, ergometer identity and firmware, calibration age, analyser and sampling site, ambient conditions, pre-test standardisation answers, time of day. Differences that are known to shift results are marked. This is cheap, since every field it needs comes from items already on this list.</w:t>
      </w:r>
    </w:p>
    <w:p w14:paraId="3CC879D3" w14:textId="77777777" w:rsidR="00870B45" w:rsidRDefault="00000000">
      <w:pPr>
        <w:spacing w:after="40"/>
      </w:pPr>
      <w:r>
        <w:rPr>
          <w:b/>
          <w:sz w:val="18"/>
        </w:rPr>
        <w:t xml:space="preserve">Touches: </w:t>
      </w:r>
      <w:r>
        <w:rPr>
          <w:i/>
          <w:sz w:val="18"/>
        </w:rPr>
        <w:t>src/model/longitudinal.ts, src/ui/Longitudinal.tsx</w:t>
      </w:r>
      <w:r>
        <w:rPr>
          <w:b/>
          <w:sz w:val="18"/>
        </w:rPr>
        <w:t xml:space="preserve">   Effort: </w:t>
      </w:r>
      <w:r>
        <w:rPr>
          <w:sz w:val="18"/>
        </w:rPr>
        <w:t>M</w:t>
      </w:r>
      <w:r>
        <w:rPr>
          <w:b/>
          <w:sz w:val="18"/>
        </w:rPr>
        <w:t xml:space="preserve">   Risk: </w:t>
      </w:r>
      <w:r>
        <w:rPr>
          <w:sz w:val="18"/>
        </w:rPr>
        <w:t>Low</w:t>
      </w:r>
    </w:p>
    <w:p w14:paraId="71F66DCA" w14:textId="554E869C" w:rsidR="00870B45" w:rsidRDefault="00000000">
      <w:pPr>
        <w:spacing w:after="240"/>
      </w:pPr>
      <w:r>
        <w:rPr>
          <w:color w:val="777777"/>
          <w:sz w:val="18"/>
        </w:rPr>
        <w:t xml:space="preserve">[ </w:t>
      </w:r>
      <w:ins w:id="71" w:author="Rikhard Mäki-Heikkilä" w:date="2026-08-17T10:57:00Z" w16du:dateUtc="2026-08-17T07:57: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5DECBEE" w14:textId="77777777" w:rsidR="00870B45" w:rsidRDefault="00000000">
      <w:pPr>
        <w:pStyle w:val="Otsikko2"/>
      </w:pPr>
      <w:r>
        <w:t>64. Reference distributions from the lab's own data</w:t>
      </w:r>
    </w:p>
    <w:p w14:paraId="1F42325E" w14:textId="77777777" w:rsidR="00870B45" w:rsidRDefault="00000000">
      <w:pPr>
        <w:spacing w:after="60"/>
      </w:pPr>
      <w:r>
        <w:rPr>
          <w:b/>
        </w:rPr>
        <w:t xml:space="preserve">Source: </w:t>
      </w:r>
      <w:r>
        <w:t>The general practice of population norms, inverted; the app's own principle of judging against the athlete rather than the population</w:t>
      </w:r>
    </w:p>
    <w:p w14:paraId="49930FDF" w14:textId="77777777" w:rsidR="00870B45" w:rsidRDefault="00000000">
      <w:pPr>
        <w:spacing w:after="60"/>
      </w:pPr>
      <w:r>
        <w:rPr>
          <w:b/>
        </w:rPr>
        <w:t xml:space="preserve">What it does there: </w:t>
      </w:r>
      <w:r>
        <w:t>Commercial platforms compare an athlete to a population. The comparison is usually to a population the athlete does not belong to.</w:t>
      </w:r>
    </w:p>
    <w:p w14:paraId="29D4C20B" w14:textId="77777777" w:rsidR="00870B45" w:rsidRDefault="00000000">
      <w:pPr>
        <w:spacing w:after="60"/>
      </w:pPr>
      <w:r>
        <w:rPr>
          <w:b/>
        </w:rPr>
        <w:t xml:space="preserve">Why it matters here: </w:t>
      </w:r>
      <w:r>
        <w:t>This lab tests a specific population repeatedly and therefore holds a better reference than any published norm: its own. An endurance athlete sits roughly 10 percent above population predicted values, which is exactly the sort of offset that makes a published norm misleading.</w:t>
      </w:r>
    </w:p>
    <w:p w14:paraId="6224E647" w14:textId="77777777" w:rsidR="00870B45" w:rsidRDefault="00000000">
      <w:pPr>
        <w:spacing w:after="60"/>
      </w:pPr>
      <w:r>
        <w:rPr>
          <w:b/>
        </w:rPr>
        <w:t xml:space="preserve">Proposal: </w:t>
      </w:r>
      <w:r>
        <w:t>Compute percentiles from the lab's own stored sessions, filtered by sport, sex and age band, shown with the n behind every percentile and suppressed entirely below a minimum n. Never mix in published norms without saying which is which.</w:t>
      </w:r>
    </w:p>
    <w:p w14:paraId="3CA31A2B" w14:textId="77777777" w:rsidR="00870B45" w:rsidRDefault="00000000">
      <w:pPr>
        <w:spacing w:after="40"/>
      </w:pPr>
      <w:r>
        <w:rPr>
          <w:b/>
          <w:sz w:val="18"/>
        </w:rPr>
        <w:t xml:space="preserve">Touches: </w:t>
      </w:r>
      <w:r>
        <w:rPr>
          <w:i/>
          <w:sz w:val="18"/>
        </w:rPr>
        <w:t>src/model/longitudinal.ts, src/model/storage.ts, src/ui/Longitudinal.tsx</w:t>
      </w:r>
      <w:r>
        <w:rPr>
          <w:b/>
          <w:sz w:val="18"/>
        </w:rPr>
        <w:t xml:space="preserve">   Effort: </w:t>
      </w:r>
      <w:r>
        <w:rPr>
          <w:sz w:val="18"/>
        </w:rPr>
        <w:t>M</w:t>
      </w:r>
      <w:r>
        <w:rPr>
          <w:b/>
          <w:sz w:val="18"/>
        </w:rPr>
        <w:t xml:space="preserve">   Risk: </w:t>
      </w:r>
      <w:r>
        <w:rPr>
          <w:sz w:val="18"/>
        </w:rPr>
        <w:t>Low</w:t>
      </w:r>
    </w:p>
    <w:p w14:paraId="582FBE6F" w14:textId="6FDE5126" w:rsidR="00870B45" w:rsidRDefault="00000000">
      <w:pPr>
        <w:spacing w:after="240"/>
      </w:pPr>
      <w:r>
        <w:rPr>
          <w:color w:val="777777"/>
          <w:sz w:val="18"/>
        </w:rPr>
        <w:t xml:space="preserve">[ </w:t>
      </w:r>
      <w:ins w:id="72" w:author="Rikhard Mäki-Heikkilä" w:date="2026-08-17T10:57:00Z" w16du:dateUtc="2026-08-17T07:57:00Z">
        <w:r w:rsidR="00EE3F02">
          <w:rPr>
            <w:color w:val="777777"/>
            <w:sz w:val="18"/>
          </w:rPr>
          <w:t>would be nice</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AA987DC" w14:textId="77777777" w:rsidR="00870B45" w:rsidRDefault="00000000">
      <w:pPr>
        <w:pStyle w:val="Otsikko2"/>
      </w:pPr>
      <w:r>
        <w:t>65. A longitudinal research export, one row per test</w:t>
      </w:r>
    </w:p>
    <w:p w14:paraId="14CDCD1B" w14:textId="77777777" w:rsidR="00870B45" w:rsidRDefault="00000000">
      <w:pPr>
        <w:spacing w:after="60"/>
      </w:pPr>
      <w:r>
        <w:rPr>
          <w:b/>
        </w:rPr>
        <w:t xml:space="preserve">Source: </w:t>
      </w:r>
      <w:r>
        <w:t>Standard research data practice; intervals.icu bulk export</w:t>
      </w:r>
    </w:p>
    <w:p w14:paraId="3642318B" w14:textId="77777777" w:rsidR="00870B45" w:rsidRDefault="00000000">
      <w:pPr>
        <w:spacing w:after="60"/>
      </w:pPr>
      <w:r>
        <w:rPr>
          <w:b/>
        </w:rPr>
        <w:t xml:space="preserve">What it does there: </w:t>
      </w:r>
      <w:r>
        <w:t>Analysis of a testing programme is done across tests, not within one.</w:t>
      </w:r>
    </w:p>
    <w:p w14:paraId="247365D5" w14:textId="77777777" w:rsidR="00870B45" w:rsidRDefault="00000000">
      <w:pPr>
        <w:spacing w:after="60"/>
      </w:pPr>
      <w:r>
        <w:rPr>
          <w:b/>
        </w:rPr>
        <w:t xml:space="preserve">Why it matters here: </w:t>
      </w:r>
      <w:r>
        <w:t>research.ts produces an excellent per-session package. Analysing a season currently means writing a script to walk a folder of them.</w:t>
      </w:r>
    </w:p>
    <w:p w14:paraId="7A166907" w14:textId="77777777" w:rsidR="00870B45" w:rsidRDefault="00000000">
      <w:pPr>
        <w:spacing w:after="60"/>
      </w:pPr>
      <w:r>
        <w:rPr>
          <w:b/>
        </w:rPr>
        <w:t xml:space="preserve">Proposal: </w:t>
      </w:r>
      <w:r>
        <w:t>A tidy export at athlete-test level: one row per test with the thresholds, peaks, protocol version, equipment identity and conditions as columns, plus the same data dictionary treatment the per-session sidecar already gets. Pseudonymised on the same salt so the two levels join.</w:t>
      </w:r>
    </w:p>
    <w:p w14:paraId="48C82AC7" w14:textId="77777777" w:rsidR="00870B45" w:rsidRDefault="00000000">
      <w:pPr>
        <w:spacing w:after="40"/>
      </w:pPr>
      <w:r>
        <w:rPr>
          <w:b/>
          <w:sz w:val="18"/>
        </w:rPr>
        <w:lastRenderedPageBreak/>
        <w:t xml:space="preserve">Touches: </w:t>
      </w:r>
      <w:r>
        <w:rPr>
          <w:i/>
          <w:sz w:val="18"/>
        </w:rPr>
        <w:t>src/model/research.ts, src/model/longitudinal.ts, src/ui/Analysis.tsx</w:t>
      </w:r>
      <w:r>
        <w:rPr>
          <w:b/>
          <w:sz w:val="18"/>
        </w:rPr>
        <w:t xml:space="preserve">   Effort: </w:t>
      </w:r>
      <w:r>
        <w:rPr>
          <w:sz w:val="18"/>
        </w:rPr>
        <w:t>M</w:t>
      </w:r>
      <w:r>
        <w:rPr>
          <w:b/>
          <w:sz w:val="18"/>
        </w:rPr>
        <w:t xml:space="preserve">   Risk: </w:t>
      </w:r>
      <w:r>
        <w:rPr>
          <w:sz w:val="18"/>
        </w:rPr>
        <w:t>Low</w:t>
      </w:r>
    </w:p>
    <w:p w14:paraId="421DEA16" w14:textId="7480D692" w:rsidR="00870B45" w:rsidRDefault="00000000">
      <w:pPr>
        <w:spacing w:after="240"/>
      </w:pPr>
      <w:r>
        <w:rPr>
          <w:color w:val="777777"/>
          <w:sz w:val="18"/>
        </w:rPr>
        <w:t>[</w:t>
      </w:r>
      <w:proofErr w:type="gramStart"/>
      <w:ins w:id="73" w:author="Rikhard Mäki-Heikkilä" w:date="2026-08-17T10:57:00Z" w16du:dateUtc="2026-08-17T07:57:00Z">
        <w:r w:rsidR="00EE3F02">
          <w:rPr>
            <w:color w:val="777777"/>
            <w:sz w:val="18"/>
          </w:rPr>
          <w:t>x</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0AA2703" w14:textId="77777777" w:rsidR="00870B45" w:rsidRDefault="00000000">
      <w:pPr>
        <w:pStyle w:val="Otsikko2"/>
      </w:pPr>
      <w:r>
        <w:t>66. A retest due list</w:t>
      </w:r>
    </w:p>
    <w:p w14:paraId="6AA74979" w14:textId="77777777" w:rsidR="00870B45" w:rsidRDefault="00000000">
      <w:pPr>
        <w:spacing w:after="60"/>
      </w:pPr>
      <w:r>
        <w:rPr>
          <w:b/>
        </w:rPr>
        <w:t xml:space="preserve">Source: </w:t>
      </w:r>
      <w:r>
        <w:t>TrainingPeaks and intervals.icu calendars; clinical recall lists</w:t>
      </w:r>
    </w:p>
    <w:p w14:paraId="2EBA8751" w14:textId="77777777" w:rsidR="00870B45" w:rsidRDefault="00000000">
      <w:pPr>
        <w:spacing w:after="60"/>
      </w:pPr>
      <w:r>
        <w:rPr>
          <w:b/>
        </w:rPr>
        <w:t xml:space="preserve">What it does there: </w:t>
      </w:r>
      <w:r>
        <w:t>Scheduling systems tell you who is due. It is administrative, and it is what keeps a testing programme from decaying into occasional tests.</w:t>
      </w:r>
    </w:p>
    <w:p w14:paraId="44E5F888" w14:textId="77777777" w:rsidR="00870B45" w:rsidRDefault="00000000">
      <w:pPr>
        <w:spacing w:after="60"/>
      </w:pPr>
      <w:r>
        <w:rPr>
          <w:b/>
        </w:rPr>
        <w:t xml:space="preserve">Why it matters here: </w:t>
      </w:r>
      <w:r>
        <w:t>Nothing in testday knows that an athlete tested in March was meant to be retested in June. This is a local list over data the app already holds.</w:t>
      </w:r>
    </w:p>
    <w:p w14:paraId="457C4589" w14:textId="77777777" w:rsidR="00870B45" w:rsidRDefault="00000000">
      <w:pPr>
        <w:spacing w:after="60"/>
      </w:pPr>
      <w:r>
        <w:rPr>
          <w:b/>
        </w:rPr>
        <w:t xml:space="preserve">Proposal: </w:t>
      </w:r>
      <w:r>
        <w:t>A per-athlete retest interval and a due list on the sessions screen, entirely local, with no notification machinery. Sorting by overdue is the whole feature.</w:t>
      </w:r>
    </w:p>
    <w:p w14:paraId="4B84613A" w14:textId="77777777" w:rsidR="00870B45" w:rsidRDefault="00000000">
      <w:pPr>
        <w:spacing w:after="40"/>
      </w:pPr>
      <w:r>
        <w:rPr>
          <w:b/>
          <w:sz w:val="18"/>
        </w:rPr>
        <w:t xml:space="preserve">Touches: </w:t>
      </w:r>
      <w:r>
        <w:rPr>
          <w:i/>
          <w:sz w:val="18"/>
        </w:rPr>
        <w:t>src/model/longitudinal.ts, src/ui/Analysis.tsx, src/ui/Settings.tsx</w:t>
      </w:r>
      <w:r>
        <w:rPr>
          <w:b/>
          <w:sz w:val="18"/>
        </w:rPr>
        <w:t xml:space="preserve">   Effort: </w:t>
      </w:r>
      <w:r>
        <w:rPr>
          <w:sz w:val="18"/>
        </w:rPr>
        <w:t>S</w:t>
      </w:r>
      <w:r>
        <w:rPr>
          <w:b/>
          <w:sz w:val="18"/>
        </w:rPr>
        <w:t xml:space="preserve">   Risk: </w:t>
      </w:r>
      <w:r>
        <w:rPr>
          <w:sz w:val="18"/>
        </w:rPr>
        <w:t>Low</w:t>
      </w:r>
    </w:p>
    <w:p w14:paraId="3092BA59" w14:textId="1168250F" w:rsidR="00870B45" w:rsidRDefault="00000000">
      <w:pPr>
        <w:spacing w:after="240"/>
      </w:pPr>
      <w:proofErr w:type="gramStart"/>
      <w:r>
        <w:rPr>
          <w:color w:val="777777"/>
          <w:sz w:val="18"/>
        </w:rPr>
        <w:t>[ ]</w:t>
      </w:r>
      <w:proofErr w:type="gramEnd"/>
      <w:r>
        <w:rPr>
          <w:color w:val="777777"/>
          <w:sz w:val="18"/>
        </w:rPr>
        <w:t xml:space="preserve"> do     </w:t>
      </w:r>
      <w:proofErr w:type="gramStart"/>
      <w:r>
        <w:rPr>
          <w:color w:val="777777"/>
          <w:sz w:val="18"/>
        </w:rPr>
        <w:t xml:space="preserve">   [</w:t>
      </w:r>
      <w:ins w:id="74" w:author="Rikhard Mäki-Heikkilä" w:date="2026-08-17T10:57:00Z" w16du:dateUtc="2026-08-17T07:57:00Z">
        <w:r w:rsidR="00EE3F02">
          <w:rPr>
            <w:color w:val="777777"/>
            <w:sz w:val="18"/>
          </w:rPr>
          <w:t>x</w:t>
        </w:r>
      </w:ins>
      <w:r>
        <w:rPr>
          <w:color w:val="777777"/>
          <w:sz w:val="18"/>
        </w:rPr>
        <w:t xml:space="preserve"> ]</w:t>
      </w:r>
      <w:proofErr w:type="gramEnd"/>
      <w:r>
        <w:rPr>
          <w:color w:val="777777"/>
          <w:sz w:val="18"/>
        </w:rPr>
        <w:t xml:space="preserve"> skip     </w:t>
      </w:r>
      <w:proofErr w:type="gramStart"/>
      <w:r>
        <w:rPr>
          <w:color w:val="777777"/>
          <w:sz w:val="18"/>
        </w:rPr>
        <w:t xml:space="preserve">   [</w:t>
      </w:r>
      <w:proofErr w:type="gramEnd"/>
      <w:r>
        <w:rPr>
          <w:color w:val="777777"/>
          <w:sz w:val="18"/>
        </w:rPr>
        <w:t xml:space="preserve"> ] discuss        notes:</w:t>
      </w:r>
    </w:p>
    <w:p w14:paraId="0803BEBA" w14:textId="77777777" w:rsidR="00870B45" w:rsidRDefault="00000000">
      <w:pPr>
        <w:pStyle w:val="Otsikko1"/>
      </w:pPr>
      <w:r>
        <w:t>G. Reporting and handoff</w:t>
      </w:r>
    </w:p>
    <w:p w14:paraId="12B8A99C" w14:textId="77777777" w:rsidR="00870B45" w:rsidRDefault="00000000">
      <w:pPr>
        <w:pStyle w:val="Otsikko2"/>
      </w:pPr>
      <w:r>
        <w:t>67. A one-page printable report</w:t>
      </w:r>
    </w:p>
    <w:p w14:paraId="514F7673" w14:textId="77777777" w:rsidR="00870B45" w:rsidRDefault="00000000">
      <w:pPr>
        <w:spacing w:after="60"/>
      </w:pPr>
      <w:r>
        <w:rPr>
          <w:b/>
        </w:rPr>
        <w:t xml:space="preserve">Source: </w:t>
      </w:r>
      <w:r>
        <w:t>COSMED Omnia and Lode LEM (customisable PDF reports as a core deliverable); every commercial lab platform</w:t>
      </w:r>
    </w:p>
    <w:p w14:paraId="707FFD21" w14:textId="77777777" w:rsidR="00870B45" w:rsidRDefault="00000000">
      <w:pPr>
        <w:spacing w:after="60"/>
      </w:pPr>
      <w:r>
        <w:rPr>
          <w:b/>
        </w:rPr>
        <w:t xml:space="preserve">What it does there: </w:t>
      </w:r>
      <w:r>
        <w:t>In clinical and commercial systems the report is the product. The test exists to produce it.</w:t>
      </w:r>
    </w:p>
    <w:p w14:paraId="791ED5A5" w14:textId="77777777" w:rsidR="00870B45" w:rsidRDefault="00000000">
      <w:pPr>
        <w:spacing w:after="60"/>
      </w:pPr>
      <w:r>
        <w:rPr>
          <w:b/>
        </w:rPr>
        <w:t xml:space="preserve">Why it matters here: </w:t>
      </w:r>
      <w:r>
        <w:t>This is on the shelved list. Today the lab's output is a screen and a CSV, which means the report is written by hand afterwards, which means it is written inconsistently and late.</w:t>
      </w:r>
    </w:p>
    <w:p w14:paraId="2EF7021E" w14:textId="77777777" w:rsidR="00870B45" w:rsidRDefault="00000000">
      <w:pPr>
        <w:spacing w:after="60"/>
      </w:pPr>
      <w:r>
        <w:rPr>
          <w:b/>
        </w:rPr>
        <w:t xml:space="preserve">Proposal: </w:t>
      </w:r>
      <w:r>
        <w:t>A print stylesheet over the analysis view plus Electron printToPDF, entirely local: athlete and date, protocol as executed, the curve, the thresholds with their bands and methods, zones with their anchor, peak values with the maximality checklist, conditions and equipment, and the reason the test ended. One page, with a second page of detail where it is warranted.</w:t>
      </w:r>
    </w:p>
    <w:p w14:paraId="55191762" w14:textId="77777777" w:rsidR="00870B45" w:rsidRDefault="00000000">
      <w:pPr>
        <w:spacing w:after="40"/>
      </w:pPr>
      <w:r>
        <w:rPr>
          <w:b/>
          <w:sz w:val="18"/>
        </w:rPr>
        <w:t xml:space="preserve">Touches: </w:t>
      </w:r>
      <w:r>
        <w:rPr>
          <w:i/>
          <w:sz w:val="18"/>
        </w:rPr>
        <w:t>src/ui/Analysis.tsx, new src/ui/Report.tsx, src/styles.css (print media), electron/main.ts (printToPDF), electron/ipc.ts</w:t>
      </w:r>
      <w:r>
        <w:rPr>
          <w:b/>
          <w:sz w:val="18"/>
        </w:rPr>
        <w:t xml:space="preserve">   Effort: </w:t>
      </w:r>
      <w:r>
        <w:rPr>
          <w:sz w:val="18"/>
        </w:rPr>
        <w:t>M</w:t>
      </w:r>
      <w:r>
        <w:rPr>
          <w:b/>
          <w:sz w:val="18"/>
        </w:rPr>
        <w:t xml:space="preserve">   Risk: </w:t>
      </w:r>
      <w:r>
        <w:rPr>
          <w:sz w:val="18"/>
        </w:rPr>
        <w:t>Low</w:t>
      </w:r>
    </w:p>
    <w:p w14:paraId="3EA2E650" w14:textId="5277AC5C" w:rsidR="00870B45" w:rsidRDefault="00000000">
      <w:pPr>
        <w:spacing w:after="240"/>
      </w:pPr>
      <w:r>
        <w:rPr>
          <w:color w:val="777777"/>
          <w:sz w:val="18"/>
        </w:rPr>
        <w:t xml:space="preserve">[ </w:t>
      </w:r>
      <w:ins w:id="75" w:author="Rikhard Mäki-Heikkilä" w:date="2026-08-17T10:57:00Z" w16du:dateUtc="2026-08-17T07:57: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A6A717E" w14:textId="77777777" w:rsidR="00870B45" w:rsidRDefault="00000000">
      <w:pPr>
        <w:pStyle w:val="Otsikko2"/>
      </w:pPr>
      <w:r>
        <w:t>68. An athlete-facing summary that states its own uncertainty</w:t>
      </w:r>
    </w:p>
    <w:p w14:paraId="3090ADDD" w14:textId="77777777" w:rsidR="00870B45" w:rsidRDefault="00000000">
      <w:pPr>
        <w:spacing w:after="60"/>
      </w:pPr>
      <w:r>
        <w:rPr>
          <w:b/>
        </w:rPr>
        <w:t xml:space="preserve">Source: </w:t>
      </w:r>
      <w:r>
        <w:t>SYSTM, TrainerRoad and INSCYD all produce athlete-facing summaries; almost all of them overstate what the numbers mean</w:t>
      </w:r>
    </w:p>
    <w:p w14:paraId="396ACEE1" w14:textId="77777777" w:rsidR="00870B45" w:rsidRDefault="00000000">
      <w:pPr>
        <w:spacing w:after="60"/>
      </w:pPr>
      <w:r>
        <w:rPr>
          <w:b/>
        </w:rPr>
        <w:t xml:space="preserve">What it does there: </w:t>
      </w:r>
      <w:r>
        <w:t>Consumer platforms are good at making a result legible and bad at making it honest. The legibility is worth copying.</w:t>
      </w:r>
    </w:p>
    <w:p w14:paraId="518F4E2D" w14:textId="77777777" w:rsidR="00870B45" w:rsidRDefault="00000000">
      <w:pPr>
        <w:spacing w:after="60"/>
      </w:pPr>
      <w:r>
        <w:rPr>
          <w:b/>
        </w:rPr>
        <w:t xml:space="preserve">Why it matters here: </w:t>
      </w:r>
      <w:r>
        <w:t>The athlete is the audience that acts on the result, and the failure mode here is not obscurity but false confidence: six decimal places on a threshold estimated from five noisy points.</w:t>
      </w:r>
    </w:p>
    <w:p w14:paraId="01B6F648" w14:textId="77777777" w:rsidR="00870B45" w:rsidRDefault="00000000">
      <w:pPr>
        <w:spacing w:after="60"/>
      </w:pPr>
      <w:r>
        <w:rPr>
          <w:b/>
        </w:rPr>
        <w:t xml:space="preserve">Proposal: </w:t>
      </w:r>
      <w:r>
        <w:t>A plain-language page: what was measured, what it means for training, what changed since last time and whether that change exceeds the measurement noise (item 59), and what the test cannot say. Two rules for the template: no promise that a change in training or treatment will improve performance, because that has not been shown, and every number carries its range.</w:t>
      </w:r>
    </w:p>
    <w:p w14:paraId="6312EB24" w14:textId="77777777" w:rsidR="00870B45" w:rsidRDefault="00000000">
      <w:pPr>
        <w:spacing w:after="40"/>
      </w:pPr>
      <w:r>
        <w:rPr>
          <w:b/>
          <w:sz w:val="18"/>
        </w:rPr>
        <w:lastRenderedPageBreak/>
        <w:t xml:space="preserve">Touches: </w:t>
      </w:r>
      <w:r>
        <w:rPr>
          <w:i/>
          <w:sz w:val="18"/>
        </w:rPr>
        <w:t>new src/ui/Report.tsx, src/model/longitudinal.ts</w:t>
      </w:r>
      <w:r>
        <w:rPr>
          <w:b/>
          <w:sz w:val="18"/>
        </w:rPr>
        <w:t xml:space="preserve">   Effort: </w:t>
      </w:r>
      <w:r>
        <w:rPr>
          <w:sz w:val="18"/>
        </w:rPr>
        <w:t>S</w:t>
      </w:r>
      <w:r>
        <w:rPr>
          <w:b/>
          <w:sz w:val="18"/>
        </w:rPr>
        <w:t xml:space="preserve">   Risk: </w:t>
      </w:r>
      <w:r>
        <w:rPr>
          <w:sz w:val="18"/>
        </w:rPr>
        <w:t>Low</w:t>
      </w:r>
    </w:p>
    <w:p w14:paraId="67D3ACC1" w14:textId="405F8ABB" w:rsidR="00870B45" w:rsidRDefault="00000000">
      <w:pPr>
        <w:spacing w:after="240"/>
      </w:pPr>
      <w:r>
        <w:rPr>
          <w:color w:val="777777"/>
          <w:sz w:val="18"/>
        </w:rPr>
        <w:t xml:space="preserve">[ </w:t>
      </w:r>
      <w:ins w:id="76" w:author="Rikhard Mäki-Heikkilä" w:date="2026-08-17T10:57:00Z" w16du:dateUtc="2026-08-17T07:57: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3E974F71" w14:textId="77777777" w:rsidR="00870B45" w:rsidRDefault="00000000">
      <w:pPr>
        <w:pStyle w:val="Otsikko2"/>
      </w:pPr>
      <w:r>
        <w:t>69. Local, editable report templates</w:t>
      </w:r>
    </w:p>
    <w:p w14:paraId="4DCF6809" w14:textId="77777777" w:rsidR="00870B45" w:rsidRDefault="00000000">
      <w:pPr>
        <w:spacing w:after="60"/>
      </w:pPr>
      <w:r>
        <w:rPr>
          <w:b/>
        </w:rPr>
        <w:t xml:space="preserve">Source: </w:t>
      </w:r>
      <w:r>
        <w:t>Omnia flexible report templates; LEM customised PDF output</w:t>
      </w:r>
    </w:p>
    <w:p w14:paraId="28D6EDC6" w14:textId="77777777" w:rsidR="00870B45" w:rsidRDefault="00000000">
      <w:pPr>
        <w:spacing w:after="60"/>
      </w:pPr>
      <w:r>
        <w:rPr>
          <w:b/>
        </w:rPr>
        <w:t xml:space="preserve">What it does there: </w:t>
      </w:r>
      <w:r>
        <w:t>Labs have a house format, a letterhead and referrers who expect a particular layout.</w:t>
      </w:r>
    </w:p>
    <w:p w14:paraId="586C89DD" w14:textId="77777777" w:rsidR="00870B45" w:rsidRDefault="00000000">
      <w:pPr>
        <w:spacing w:after="60"/>
      </w:pPr>
      <w:r>
        <w:rPr>
          <w:b/>
        </w:rPr>
        <w:t xml:space="preserve">Why it matters here: </w:t>
      </w:r>
      <w:r>
        <w:t>A hard-coded report will be fought with rather than used. Templates are also how a research report and a clinical report stay in sync without two code paths.</w:t>
      </w:r>
    </w:p>
    <w:p w14:paraId="56F1C152" w14:textId="77777777" w:rsidR="00870B45" w:rsidRDefault="00000000">
      <w:pPr>
        <w:spacing w:after="60"/>
      </w:pPr>
      <w:r>
        <w:rPr>
          <w:b/>
        </w:rPr>
        <w:t xml:space="preserve">Proposal: </w:t>
      </w:r>
      <w:r>
        <w:t>Report layouts as local files (a template with named blocks the app fills), stored next to the settings, with the bundled defaults treated as read-only starting points. No network, no template language beyond block substitution.</w:t>
      </w:r>
    </w:p>
    <w:p w14:paraId="13923F0F" w14:textId="77777777" w:rsidR="00870B45" w:rsidRDefault="00000000">
      <w:pPr>
        <w:spacing w:after="40"/>
      </w:pPr>
      <w:r>
        <w:rPr>
          <w:b/>
          <w:sz w:val="18"/>
        </w:rPr>
        <w:t xml:space="preserve">Touches: </w:t>
      </w:r>
      <w:r>
        <w:rPr>
          <w:i/>
          <w:sz w:val="18"/>
        </w:rPr>
        <w:t>new src/model/report.ts, src/ui/Settings.tsx, electron/sessions.ts</w:t>
      </w:r>
      <w:r>
        <w:rPr>
          <w:b/>
          <w:sz w:val="18"/>
        </w:rPr>
        <w:t xml:space="preserve">   Effort: </w:t>
      </w:r>
      <w:r>
        <w:rPr>
          <w:sz w:val="18"/>
        </w:rPr>
        <w:t>M</w:t>
      </w:r>
      <w:r>
        <w:rPr>
          <w:b/>
          <w:sz w:val="18"/>
        </w:rPr>
        <w:t xml:space="preserve">   Risk: </w:t>
      </w:r>
      <w:r>
        <w:rPr>
          <w:sz w:val="18"/>
        </w:rPr>
        <w:t>Low</w:t>
      </w:r>
    </w:p>
    <w:p w14:paraId="6C89D4E0" w14:textId="2022E255" w:rsidR="00870B45" w:rsidRDefault="00000000">
      <w:pPr>
        <w:spacing w:after="240"/>
      </w:pPr>
      <w:r>
        <w:rPr>
          <w:color w:val="777777"/>
          <w:sz w:val="18"/>
        </w:rPr>
        <w:t xml:space="preserve">[ </w:t>
      </w:r>
      <w:ins w:id="77" w:author="Rikhard Mäki-Heikkilä" w:date="2026-08-17T10:57:00Z" w16du:dateUtc="2026-08-17T07:57: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7EB87894" w14:textId="77777777" w:rsidR="00870B45" w:rsidRDefault="00000000">
      <w:pPr>
        <w:pStyle w:val="Otsikko2"/>
      </w:pPr>
      <w:r>
        <w:t>70. A coach handoff sheet</w:t>
      </w:r>
    </w:p>
    <w:p w14:paraId="05F6B27E" w14:textId="77777777" w:rsidR="00870B45" w:rsidRDefault="00000000">
      <w:pPr>
        <w:spacing w:after="60"/>
      </w:pPr>
      <w:r>
        <w:rPr>
          <w:b/>
        </w:rPr>
        <w:t xml:space="preserve">Source: </w:t>
      </w:r>
      <w:r>
        <w:t>TrainingPeaks and intervals.icu coach views; commercial lab test deliverables</w:t>
      </w:r>
    </w:p>
    <w:p w14:paraId="642A2E77" w14:textId="77777777" w:rsidR="00870B45" w:rsidRDefault="00000000">
      <w:pPr>
        <w:spacing w:after="60"/>
      </w:pPr>
      <w:r>
        <w:rPr>
          <w:b/>
        </w:rPr>
        <w:t xml:space="preserve">What it does there: </w:t>
      </w:r>
      <w:r>
        <w:t>The coach needs the training-relevant subset and the caveats, not the full record.</w:t>
      </w:r>
    </w:p>
    <w:p w14:paraId="414568E4" w14:textId="77777777" w:rsidR="00870B45" w:rsidRDefault="00000000">
      <w:pPr>
        <w:spacing w:after="60"/>
      </w:pPr>
      <w:r>
        <w:rPr>
          <w:b/>
        </w:rPr>
        <w:t xml:space="preserve">Why it matters here: </w:t>
      </w:r>
      <w:r>
        <w:t>The coach is the person most likely to act on the result and least likely to read the methods. A short sheet that states the anchor and its uncertainty in the same breath as the zones is the most effective place to prevent overinterpretation.</w:t>
      </w:r>
    </w:p>
    <w:p w14:paraId="1ED5CE9E" w14:textId="77777777" w:rsidR="00870B45" w:rsidRDefault="00000000">
      <w:pPr>
        <w:spacing w:after="60"/>
      </w:pPr>
      <w:r>
        <w:rPr>
          <w:b/>
        </w:rPr>
        <w:t xml:space="preserve">Proposal: </w:t>
      </w:r>
      <w:r>
        <w:t>A one-page sheet: zones with their anchor and method, the change since the last test judged against typical error, what to repeat next time to keep the comparison valid, and the conditions under which these zones stop applying. Exportable as PDF and as CSV.</w:t>
      </w:r>
    </w:p>
    <w:p w14:paraId="0B644A6F" w14:textId="77777777" w:rsidR="00870B45" w:rsidRDefault="00000000">
      <w:pPr>
        <w:spacing w:after="40"/>
      </w:pPr>
      <w:r>
        <w:rPr>
          <w:b/>
          <w:sz w:val="18"/>
        </w:rPr>
        <w:t xml:space="preserve">Touches: </w:t>
      </w:r>
      <w:r>
        <w:rPr>
          <w:i/>
          <w:sz w:val="18"/>
        </w:rPr>
        <w:t>new src/ui/Report.tsx, src/model/analysis.ts, src/model/longitudinal.ts</w:t>
      </w:r>
      <w:r>
        <w:rPr>
          <w:b/>
          <w:sz w:val="18"/>
        </w:rPr>
        <w:t xml:space="preserve">   Effort: </w:t>
      </w:r>
      <w:r>
        <w:rPr>
          <w:sz w:val="18"/>
        </w:rPr>
        <w:t>S</w:t>
      </w:r>
      <w:r>
        <w:rPr>
          <w:b/>
          <w:sz w:val="18"/>
        </w:rPr>
        <w:t xml:space="preserve">   Risk: </w:t>
      </w:r>
      <w:r>
        <w:rPr>
          <w:sz w:val="18"/>
        </w:rPr>
        <w:t>Low</w:t>
      </w:r>
    </w:p>
    <w:p w14:paraId="21883F4C" w14:textId="28F6FC10" w:rsidR="00870B45" w:rsidRDefault="00000000">
      <w:pPr>
        <w:spacing w:after="240"/>
      </w:pPr>
      <w:r>
        <w:rPr>
          <w:color w:val="777777"/>
          <w:sz w:val="18"/>
        </w:rPr>
        <w:t>[</w:t>
      </w:r>
      <w:proofErr w:type="gramStart"/>
      <w:ins w:id="78" w:author="Rikhard Mäki-Heikkilä" w:date="2026-08-17T10:57:00Z" w16du:dateUtc="2026-08-17T07:57:00Z">
        <w:r w:rsidR="00EE3F02">
          <w:rPr>
            <w:color w:val="777777"/>
            <w:sz w:val="18"/>
          </w:rPr>
          <w:t>x</w:t>
        </w:r>
      </w:ins>
      <w:r>
        <w:rPr>
          <w:color w:val="777777"/>
          <w:sz w:val="18"/>
        </w:rPr>
        <w:t xml:space="preserve"> ]</w:t>
      </w:r>
      <w:proofErr w:type="gramEnd"/>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02F0F837" w14:textId="77777777" w:rsidR="00870B45" w:rsidRDefault="00000000">
      <w:pPr>
        <w:pStyle w:val="Otsikko2"/>
      </w:pPr>
      <w:r>
        <w:t>71. A this-test-versus-last report</w:t>
      </w:r>
    </w:p>
    <w:p w14:paraId="716F12E5" w14:textId="77777777" w:rsidR="00870B45" w:rsidRDefault="00000000">
      <w:pPr>
        <w:spacing w:after="60"/>
      </w:pPr>
      <w:r>
        <w:rPr>
          <w:b/>
        </w:rPr>
        <w:t xml:space="preserve">Source: </w:t>
      </w:r>
      <w:r>
        <w:t>Omnia and LEM trend reporting; intervals.icu season comparisons</w:t>
      </w:r>
    </w:p>
    <w:p w14:paraId="4D34CEE2" w14:textId="77777777" w:rsidR="00870B45" w:rsidRDefault="00000000">
      <w:pPr>
        <w:spacing w:after="60"/>
      </w:pPr>
      <w:r>
        <w:rPr>
          <w:b/>
        </w:rPr>
        <w:t xml:space="preserve">What it does there: </w:t>
      </w:r>
      <w:r>
        <w:t>Comparison reporting is standard, and it is what a repeat test is for.</w:t>
      </w:r>
    </w:p>
    <w:p w14:paraId="7DF18FE3" w14:textId="77777777" w:rsidR="00870B45" w:rsidRDefault="00000000">
      <w:pPr>
        <w:spacing w:after="60"/>
      </w:pPr>
      <w:r>
        <w:rPr>
          <w:b/>
        </w:rPr>
        <w:t xml:space="preserve">Why it matters here: </w:t>
      </w:r>
      <w:r>
        <w:t>Everything needed already exists once items 59, 62 and 63 are in: the values, the noise, and the reasons a comparison may be invalid.</w:t>
      </w:r>
    </w:p>
    <w:p w14:paraId="3729E4DC" w14:textId="77777777" w:rsidR="00870B45" w:rsidRDefault="00000000">
      <w:pPr>
        <w:spacing w:after="60"/>
      </w:pPr>
      <w:r>
        <w:rPr>
          <w:b/>
        </w:rPr>
        <w:t xml:space="preserve">Proposal: </w:t>
      </w:r>
      <w:r>
        <w:t>A two-column report with the comparability warnings at the top rather than the bottom, differences expressed against typical error, and an explicit statement where the two tests are not comparable enough to compare.</w:t>
      </w:r>
    </w:p>
    <w:p w14:paraId="5D3DAD41" w14:textId="77777777" w:rsidR="00870B45" w:rsidRDefault="00000000">
      <w:pPr>
        <w:spacing w:after="40"/>
      </w:pPr>
      <w:r>
        <w:rPr>
          <w:b/>
          <w:sz w:val="18"/>
        </w:rPr>
        <w:t xml:space="preserve">Touches: </w:t>
      </w:r>
      <w:r>
        <w:rPr>
          <w:i/>
          <w:sz w:val="18"/>
        </w:rPr>
        <w:t>src/ui/Longitudinal.tsx, new src/ui/Report.tsx</w:t>
      </w:r>
      <w:r>
        <w:rPr>
          <w:b/>
          <w:sz w:val="18"/>
        </w:rPr>
        <w:t xml:space="preserve">   Effort: </w:t>
      </w:r>
      <w:r>
        <w:rPr>
          <w:sz w:val="18"/>
        </w:rPr>
        <w:t>S</w:t>
      </w:r>
      <w:r>
        <w:rPr>
          <w:b/>
          <w:sz w:val="18"/>
        </w:rPr>
        <w:t xml:space="preserve">   Risk: </w:t>
      </w:r>
      <w:r>
        <w:rPr>
          <w:sz w:val="18"/>
        </w:rPr>
        <w:t>Low</w:t>
      </w:r>
    </w:p>
    <w:p w14:paraId="222C6E95" w14:textId="35C694F8" w:rsidR="00870B45" w:rsidRDefault="00000000">
      <w:pPr>
        <w:spacing w:after="240"/>
      </w:pPr>
      <w:r>
        <w:rPr>
          <w:color w:val="777777"/>
          <w:sz w:val="18"/>
        </w:rPr>
        <w:t xml:space="preserve">[ </w:t>
      </w:r>
      <w:ins w:id="79" w:author="Rikhard Mäki-Heikkilä" w:date="2026-08-17T10:58:00Z" w16du:dateUtc="2026-08-17T07:58: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D9B070C" w14:textId="77777777" w:rsidR="00870B45" w:rsidRDefault="00000000">
      <w:pPr>
        <w:pStyle w:val="Otsikko2"/>
      </w:pPr>
      <w:r>
        <w:t>72. Archive every report as issued, with a hash</w:t>
      </w:r>
    </w:p>
    <w:p w14:paraId="5F6A24AF" w14:textId="77777777" w:rsidR="00870B45" w:rsidRDefault="00000000">
      <w:pPr>
        <w:spacing w:after="60"/>
      </w:pPr>
      <w:r>
        <w:rPr>
          <w:b/>
        </w:rPr>
        <w:t xml:space="preserve">Source: </w:t>
      </w:r>
      <w:r>
        <w:t>ALCOA+ (original, enduring, available); clinical record practice</w:t>
      </w:r>
    </w:p>
    <w:p w14:paraId="060E38CD" w14:textId="77777777" w:rsidR="00870B45" w:rsidRDefault="00000000">
      <w:pPr>
        <w:spacing w:after="60"/>
      </w:pPr>
      <w:r>
        <w:rPr>
          <w:b/>
        </w:rPr>
        <w:lastRenderedPageBreak/>
        <w:t xml:space="preserve">What it does there: </w:t>
      </w:r>
      <w:r>
        <w:t>What was told to the athlete is itself a record, and a later reanalysis must not be able to rewrite it.</w:t>
      </w:r>
    </w:p>
    <w:p w14:paraId="6AA5C12C" w14:textId="77777777" w:rsidR="00870B45" w:rsidRDefault="00000000">
      <w:pPr>
        <w:spacing w:after="60"/>
      </w:pPr>
      <w:r>
        <w:rPr>
          <w:b/>
        </w:rPr>
        <w:t xml:space="preserve">Why it matters here: </w:t>
      </w:r>
      <w:r>
        <w:t>Once reports exist, methods will improve and old sessions will be reanalysed. Without an archive there is no way to answer what the athlete was actually told in March.</w:t>
      </w:r>
    </w:p>
    <w:p w14:paraId="73F0B7BB" w14:textId="77777777" w:rsidR="00870B45" w:rsidRDefault="00000000">
      <w:pPr>
        <w:spacing w:after="60"/>
      </w:pPr>
      <w:r>
        <w:rPr>
          <w:b/>
        </w:rPr>
        <w:t xml:space="preserve">Proposal: </w:t>
      </w:r>
      <w:r>
        <w:t>Write each issued report to the session folder with a SHA-256, list previous issues on the analysis page, and mark a reanalysis as a new issue rather than an edit. The app already hashes the mirrored journal, so the machinery exists.</w:t>
      </w:r>
    </w:p>
    <w:p w14:paraId="74C57FB6" w14:textId="77777777" w:rsidR="00870B45" w:rsidRDefault="00000000">
      <w:pPr>
        <w:spacing w:after="40"/>
      </w:pPr>
      <w:r>
        <w:rPr>
          <w:b/>
          <w:sz w:val="18"/>
        </w:rPr>
        <w:t xml:space="preserve">Touches: </w:t>
      </w:r>
      <w:r>
        <w:rPr>
          <w:i/>
          <w:sz w:val="18"/>
        </w:rPr>
        <w:t>electron/sessions.ts, src/model/report.ts, src/ui/Analysis.tsx</w:t>
      </w:r>
      <w:r>
        <w:rPr>
          <w:b/>
          <w:sz w:val="18"/>
        </w:rPr>
        <w:t xml:space="preserve">   Effort: </w:t>
      </w:r>
      <w:r>
        <w:rPr>
          <w:sz w:val="18"/>
        </w:rPr>
        <w:t>S</w:t>
      </w:r>
      <w:r>
        <w:rPr>
          <w:b/>
          <w:sz w:val="18"/>
        </w:rPr>
        <w:t xml:space="preserve">   Risk: </w:t>
      </w:r>
      <w:r>
        <w:rPr>
          <w:sz w:val="18"/>
        </w:rPr>
        <w:t>Low</w:t>
      </w:r>
    </w:p>
    <w:p w14:paraId="57C14FD8" w14:textId="6B25A04F" w:rsidR="00870B45" w:rsidRDefault="00000000">
      <w:pPr>
        <w:spacing w:after="240"/>
      </w:pPr>
      <w:r>
        <w:rPr>
          <w:color w:val="777777"/>
          <w:sz w:val="18"/>
        </w:rPr>
        <w:t xml:space="preserve">[ </w:t>
      </w:r>
      <w:ins w:id="80" w:author="Rikhard Mäki-Heikkilä" w:date="2026-08-17T10:58:00Z" w16du:dateUtc="2026-08-17T07:58: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2E20EC82" w14:textId="77777777" w:rsidR="00870B45" w:rsidRDefault="00000000">
      <w:pPr>
        <w:pStyle w:val="Otsikko1"/>
      </w:pPr>
      <w:r>
        <w:t>H. Data integrity</w:t>
      </w:r>
    </w:p>
    <w:p w14:paraId="401E054D" w14:textId="77777777" w:rsidR="00870B45" w:rsidRDefault="00000000">
      <w:pPr>
        <w:pStyle w:val="Otsikko2"/>
      </w:pPr>
      <w:r>
        <w:t>73. Attribute every action to an operator</w:t>
      </w:r>
    </w:p>
    <w:p w14:paraId="5ABE3F27" w14:textId="77777777" w:rsidR="00870B45" w:rsidRDefault="00000000">
      <w:pPr>
        <w:spacing w:after="60"/>
      </w:pPr>
      <w:r>
        <w:rPr>
          <w:b/>
        </w:rPr>
        <w:t xml:space="preserve">Source: </w:t>
      </w:r>
      <w:r>
        <w:t>ALCOA+ attributable; audit trails in Omnia (role-based access with audit trail) and in regulated lab software generally</w:t>
      </w:r>
    </w:p>
    <w:p w14:paraId="4F898F63" w14:textId="77777777" w:rsidR="00870B45" w:rsidRDefault="00000000">
      <w:pPr>
        <w:spacing w:after="60"/>
      </w:pPr>
      <w:r>
        <w:rPr>
          <w:b/>
        </w:rPr>
        <w:t xml:space="preserve">What it does there: </w:t>
      </w:r>
      <w:r>
        <w:t>Regulated systems record who did what and when. Attribution is the first of the ALCOA principles for a reason: an unattributed record cannot be questioned.</w:t>
      </w:r>
    </w:p>
    <w:p w14:paraId="6B4EA918" w14:textId="77777777" w:rsidR="00870B45" w:rsidRDefault="00000000">
      <w:pPr>
        <w:spacing w:after="60"/>
      </w:pPr>
      <w:r>
        <w:rPr>
          <w:b/>
        </w:rPr>
        <w:t xml:space="preserve">Why it matters here: </w:t>
      </w:r>
      <w:r>
        <w:t>testday has no concept of a user. In a lab with several operators, the question of who entered a suspicious lactate value has no answer. This needs no accounts and no server: a local operator name chosen at session start is enough.</w:t>
      </w:r>
    </w:p>
    <w:p w14:paraId="43B9FFA5" w14:textId="77777777" w:rsidR="00870B45" w:rsidRDefault="00000000">
      <w:pPr>
        <w:spacing w:after="60"/>
      </w:pPr>
      <w:r>
        <w:rPr>
          <w:b/>
        </w:rPr>
        <w:t xml:space="preserve">Proposal: </w:t>
      </w:r>
      <w:r>
        <w:t>A local operator list, a required selection at session start, and the operator stamped on every entry, amendment and override. Exported with the audit trail. Explicitly not authentication, and it should not pretend to be.</w:t>
      </w:r>
    </w:p>
    <w:p w14:paraId="5191356E" w14:textId="77777777" w:rsidR="00870B45" w:rsidRDefault="00000000">
      <w:pPr>
        <w:spacing w:after="40"/>
      </w:pPr>
      <w:r>
        <w:rPr>
          <w:b/>
          <w:sz w:val="18"/>
        </w:rPr>
        <w:t xml:space="preserve">Touches: </w:t>
      </w:r>
      <w:r>
        <w:rPr>
          <w:i/>
          <w:sz w:val="18"/>
        </w:rPr>
        <w:t>src/model/session.ts, src/model/journal.ts, src/ui/Dashboard.tsx, src/ui/Settings.tsx</w:t>
      </w:r>
      <w:r>
        <w:rPr>
          <w:b/>
          <w:sz w:val="18"/>
        </w:rPr>
        <w:t xml:space="preserve">   Effort: </w:t>
      </w:r>
      <w:r>
        <w:rPr>
          <w:sz w:val="18"/>
        </w:rPr>
        <w:t>M</w:t>
      </w:r>
      <w:r>
        <w:rPr>
          <w:b/>
          <w:sz w:val="18"/>
        </w:rPr>
        <w:t xml:space="preserve">   Risk: </w:t>
      </w:r>
      <w:r>
        <w:rPr>
          <w:sz w:val="18"/>
        </w:rPr>
        <w:t>Low</w:t>
      </w:r>
    </w:p>
    <w:p w14:paraId="4ABBAAA8" w14:textId="3F508305" w:rsidR="00870B45" w:rsidRDefault="00000000">
      <w:pPr>
        <w:spacing w:after="240"/>
      </w:pPr>
      <w:r>
        <w:rPr>
          <w:color w:val="777777"/>
          <w:sz w:val="18"/>
        </w:rPr>
        <w:t xml:space="preserve">[ </w:t>
      </w:r>
      <w:ins w:id="81" w:author="Rikhard Mäki-Heikkilä" w:date="2026-08-17T10:58:00Z" w16du:dateUtc="2026-08-17T07:58:00Z">
        <w:r w:rsidR="00EE3F02">
          <w:rPr>
            <w:color w:val="777777"/>
            <w:sz w:val="18"/>
          </w:rPr>
          <w:t>xx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C8EC5E0" w14:textId="77777777" w:rsidR="00870B45" w:rsidRDefault="00000000">
      <w:pPr>
        <w:pStyle w:val="Otsikko2"/>
      </w:pPr>
      <w:r>
        <w:t>74. Amendment semantics everywhere, not only in the journal</w:t>
      </w:r>
    </w:p>
    <w:p w14:paraId="2C49E9DC" w14:textId="77777777" w:rsidR="00870B45" w:rsidRDefault="00000000">
      <w:pPr>
        <w:spacing w:after="60"/>
      </w:pPr>
      <w:r>
        <w:rPr>
          <w:b/>
        </w:rPr>
        <w:t xml:space="preserve">Source: </w:t>
      </w:r>
      <w:r>
        <w:t>ALCOA+ original and complete; the app's own append-only journal design</w:t>
      </w:r>
    </w:p>
    <w:p w14:paraId="2A9D5B57" w14:textId="77777777" w:rsidR="00870B45" w:rsidRDefault="00000000">
      <w:pPr>
        <w:spacing w:after="60"/>
      </w:pPr>
      <w:r>
        <w:rPr>
          <w:b/>
        </w:rPr>
        <w:t xml:space="preserve">What it does there: </w:t>
      </w:r>
      <w:r>
        <w:t>The principle is that original records survive and corrections are additive. Systems usually apply it to one store and violate it elsewhere.</w:t>
      </w:r>
    </w:p>
    <w:p w14:paraId="71C5D7D8" w14:textId="77777777" w:rsidR="00870B45" w:rsidRDefault="00000000">
      <w:pPr>
        <w:spacing w:after="60"/>
      </w:pPr>
      <w:r>
        <w:rPr>
          <w:b/>
        </w:rPr>
        <w:t xml:space="preserve">Why it matters here: </w:t>
      </w:r>
      <w:r>
        <w:t>The journal is append-only and fsynced, which is the strongest part of this application. Around it, meta.json is rewritten, sessions are renamed and discarded, and settings are mutated in place. The weakest link sets the guarantee.</w:t>
      </w:r>
    </w:p>
    <w:p w14:paraId="4DF65EFF" w14:textId="77777777" w:rsidR="00870B45" w:rsidRDefault="00000000">
      <w:pPr>
        <w:spacing w:after="60"/>
      </w:pPr>
      <w:r>
        <w:rPr>
          <w:b/>
        </w:rPr>
        <w:t xml:space="preserve">Proposal: </w:t>
      </w:r>
      <w:r>
        <w:t>Extend append-only semantics to the paths that currently mutate: record a rename as an event, a discard as an event with a reason (nothing is deleted today, which is right, so make the reason explicit), and settings changes that affect interpretation (FTP, mass, maximum heart rate, calibration factors) as dated records rather than overwrites, so a session can be reinterpreted with the values that were in force.</w:t>
      </w:r>
    </w:p>
    <w:p w14:paraId="7FA73B45" w14:textId="77777777" w:rsidR="00870B45" w:rsidRDefault="00000000">
      <w:pPr>
        <w:spacing w:after="40"/>
      </w:pPr>
      <w:r>
        <w:rPr>
          <w:b/>
          <w:sz w:val="18"/>
        </w:rPr>
        <w:t xml:space="preserve">Touches: </w:t>
      </w:r>
      <w:r>
        <w:rPr>
          <w:i/>
          <w:sz w:val="18"/>
        </w:rPr>
        <w:t>electron/sessions.ts, src/model/storage.ts, src/model/session.ts, src/model/journal.ts</w:t>
      </w:r>
      <w:r>
        <w:rPr>
          <w:b/>
          <w:sz w:val="18"/>
        </w:rPr>
        <w:t xml:space="preserve">   Effort: </w:t>
      </w:r>
      <w:r>
        <w:rPr>
          <w:sz w:val="18"/>
        </w:rPr>
        <w:t>M</w:t>
      </w:r>
      <w:r>
        <w:rPr>
          <w:b/>
          <w:sz w:val="18"/>
        </w:rPr>
        <w:t xml:space="preserve">   Risk: </w:t>
      </w:r>
      <w:r>
        <w:rPr>
          <w:sz w:val="18"/>
        </w:rPr>
        <w:t>Medium (storage-format change; the resume path must not regress)</w:t>
      </w:r>
    </w:p>
    <w:p w14:paraId="4D99AFB7" w14:textId="6927260D" w:rsidR="00870B45" w:rsidRDefault="00000000">
      <w:pPr>
        <w:spacing w:after="240"/>
      </w:pPr>
      <w:r>
        <w:rPr>
          <w:color w:val="777777"/>
          <w:sz w:val="18"/>
        </w:rPr>
        <w:t xml:space="preserve">[ </w:t>
      </w:r>
      <w:ins w:id="82" w:author="Rikhard Mäki-Heikkilä" w:date="2026-08-17T10:58:00Z" w16du:dateUtc="2026-08-17T07:58:00Z">
        <w:r w:rsidR="00EE3F02">
          <w:rPr>
            <w:color w:val="777777"/>
            <w:sz w:val="18"/>
          </w:rPr>
          <w:t>x</w:t>
        </w:r>
      </w:ins>
      <w:r>
        <w:rPr>
          <w:color w:val="777777"/>
          <w:sz w:val="18"/>
        </w:rPr>
        <w:t xml:space="preserve">] do     </w:t>
      </w:r>
      <w:proofErr w:type="gramStart"/>
      <w:r>
        <w:rPr>
          <w:color w:val="777777"/>
          <w:sz w:val="18"/>
        </w:rPr>
        <w:t xml:space="preserve">   [</w:t>
      </w:r>
      <w:proofErr w:type="gramEnd"/>
      <w:r>
        <w:rPr>
          <w:color w:val="777777"/>
          <w:sz w:val="18"/>
        </w:rPr>
        <w:t xml:space="preserve"> ] skip     </w:t>
      </w:r>
      <w:proofErr w:type="gramStart"/>
      <w:r>
        <w:rPr>
          <w:color w:val="777777"/>
          <w:sz w:val="18"/>
        </w:rPr>
        <w:t xml:space="preserve">   [</w:t>
      </w:r>
      <w:proofErr w:type="gramEnd"/>
      <w:r>
        <w:rPr>
          <w:color w:val="777777"/>
          <w:sz w:val="18"/>
        </w:rPr>
        <w:t xml:space="preserve"> ] discuss        notes:</w:t>
      </w:r>
    </w:p>
    <w:p w14:paraId="1BF6DDAB" w14:textId="77777777" w:rsidR="00870B45" w:rsidRDefault="00000000">
      <w:pPr>
        <w:pStyle w:val="Otsikko2"/>
      </w:pPr>
      <w:r>
        <w:lastRenderedPageBreak/>
        <w:t>75. Ship the audit trail and a checksum manifest with the research export</w:t>
      </w:r>
    </w:p>
    <w:p w14:paraId="68A2A8F5" w14:textId="77777777" w:rsidR="00870B45" w:rsidRDefault="00000000">
      <w:pPr>
        <w:spacing w:after="60"/>
      </w:pPr>
      <w:r>
        <w:rPr>
          <w:b/>
        </w:rPr>
        <w:t xml:space="preserve">Source: </w:t>
      </w:r>
      <w:r>
        <w:t>ALCOA+ complete and available; data-integrity expectations for any dataset intended for publication</w:t>
      </w:r>
    </w:p>
    <w:p w14:paraId="4338B5EA" w14:textId="77777777" w:rsidR="00870B45" w:rsidRDefault="00000000">
      <w:pPr>
        <w:spacing w:after="60"/>
      </w:pPr>
      <w:r>
        <w:rPr>
          <w:b/>
        </w:rPr>
        <w:t xml:space="preserve">What it does there: </w:t>
      </w:r>
      <w:r>
        <w:t>A dataset offered for analysis or review is expected to carry its own provenance and to be verifiable as unaltered.</w:t>
      </w:r>
    </w:p>
    <w:p w14:paraId="71A7B5F6" w14:textId="77777777" w:rsidR="00870B45" w:rsidRDefault="00000000">
      <w:pPr>
        <w:spacing w:after="60"/>
      </w:pPr>
      <w:r>
        <w:rPr>
          <w:b/>
        </w:rPr>
        <w:t xml:space="preserve">Why it matters here: </w:t>
      </w:r>
      <w:r>
        <w:t>The research export is already unusually good: pseudonymised data, a data dictionary, every equation with its validated range, and the protocol as written and as executed. The audit trail is the one part of the provenance still missing, and it is the part a reviewer or an ethics committee would ask for.</w:t>
      </w:r>
    </w:p>
    <w:p w14:paraId="49FC840B" w14:textId="77777777" w:rsidR="00870B45" w:rsidRDefault="00000000">
      <w:pPr>
        <w:spacing w:after="60"/>
      </w:pPr>
      <w:r>
        <w:rPr>
          <w:b/>
        </w:rPr>
        <w:t xml:space="preserve">Proposal: </w:t>
      </w:r>
      <w:r>
        <w:t>Add two files to the export: the full audit trail (events, amendments, overrides, source switches, gaps, operator identities) and a manifest of SHA-256 hashes for every file in the package, with the export version already carried in RESEARCH_EXPORT_VERSION. Verification is then a single command for anyone who receives it.</w:t>
      </w:r>
    </w:p>
    <w:p w14:paraId="77628690" w14:textId="77777777" w:rsidR="00870B45" w:rsidRDefault="00000000">
      <w:pPr>
        <w:spacing w:after="40"/>
      </w:pPr>
      <w:r>
        <w:rPr>
          <w:b/>
          <w:sz w:val="18"/>
        </w:rPr>
        <w:t xml:space="preserve">Touches: </w:t>
      </w:r>
      <w:r>
        <w:rPr>
          <w:i/>
          <w:sz w:val="18"/>
        </w:rPr>
        <w:t>src/model/research.ts, electron/sessions.ts, src/model/journal.ts</w:t>
      </w:r>
      <w:r>
        <w:rPr>
          <w:b/>
          <w:sz w:val="18"/>
        </w:rPr>
        <w:t xml:space="preserve">   Effort: </w:t>
      </w:r>
      <w:r>
        <w:rPr>
          <w:sz w:val="18"/>
        </w:rPr>
        <w:t>S</w:t>
      </w:r>
      <w:r>
        <w:rPr>
          <w:b/>
          <w:sz w:val="18"/>
        </w:rPr>
        <w:t xml:space="preserve">   Risk: </w:t>
      </w:r>
      <w:r>
        <w:rPr>
          <w:sz w:val="18"/>
        </w:rPr>
        <w:t>Low</w:t>
      </w:r>
    </w:p>
    <w:p w14:paraId="19D14A16" w14:textId="74A38DE4" w:rsidR="00870B45" w:rsidRDefault="00000000">
      <w:pPr>
        <w:spacing w:after="240"/>
      </w:pPr>
      <w:r>
        <w:rPr>
          <w:color w:val="777777"/>
          <w:sz w:val="18"/>
        </w:rPr>
        <w:t xml:space="preserve">[ </w:t>
      </w:r>
      <w:ins w:id="83" w:author="Rikhard Mäki-Heikkilä" w:date="2026-08-17T10:58:00Z" w16du:dateUtc="2026-08-17T07:58:00Z">
        <w:r w:rsidR="00EE3F02">
          <w:rPr>
            <w:color w:val="777777"/>
            <w:sz w:val="18"/>
          </w:rPr>
          <w:t>x</w:t>
        </w:r>
      </w:ins>
      <w:r>
        <w:rPr>
          <w:color w:val="777777"/>
          <w:sz w:val="18"/>
        </w:rPr>
        <w:t>] do        [ ] skip        [ ] discuss        notes:</w:t>
      </w:r>
    </w:p>
    <w:p w14:paraId="0D13E691" w14:textId="77777777" w:rsidR="00870B45" w:rsidRDefault="00000000">
      <w:r>
        <w:br w:type="page"/>
      </w:r>
    </w:p>
    <w:p w14:paraId="4F810179" w14:textId="77777777" w:rsidR="00870B45" w:rsidRDefault="00000000">
      <w:pPr>
        <w:pStyle w:val="Otsikko1"/>
      </w:pPr>
      <w:r>
        <w:lastRenderedPageBreak/>
        <w:t>Decision table</w:t>
      </w:r>
    </w:p>
    <w:p w14:paraId="23224CA9" w14:textId="77777777" w:rsidR="00870B45" w:rsidRDefault="00000000">
      <w:r>
        <w:rPr>
          <w:i/>
        </w:rPr>
        <w:t>Mark this table, or the decision lines in the body. Effort: S is under a day, M is a few days, L is a week or more.</w:t>
      </w:r>
    </w:p>
    <w:tbl>
      <w:tblPr>
        <w:tblStyle w:val="TaulukkoRuudukko"/>
        <w:tblW w:w="0" w:type="auto"/>
        <w:jc w:val="center"/>
        <w:tblLook w:val="04A0" w:firstRow="1" w:lastRow="0" w:firstColumn="1" w:lastColumn="0" w:noHBand="0" w:noVBand="1"/>
      </w:tblPr>
      <w:tblGrid>
        <w:gridCol w:w="553"/>
        <w:gridCol w:w="4394"/>
        <w:gridCol w:w="730"/>
        <w:gridCol w:w="899"/>
        <w:gridCol w:w="660"/>
        <w:gridCol w:w="1620"/>
      </w:tblGrid>
      <w:tr w:rsidR="00870B45" w14:paraId="6DDDD3F7" w14:textId="77777777">
        <w:trPr>
          <w:jc w:val="center"/>
        </w:trPr>
        <w:tc>
          <w:tcPr>
            <w:tcW w:w="567" w:type="dxa"/>
          </w:tcPr>
          <w:p w14:paraId="75E3B0BB" w14:textId="77777777" w:rsidR="00870B45" w:rsidRDefault="00000000">
            <w:r>
              <w:rPr>
                <w:b/>
                <w:sz w:val="18"/>
              </w:rPr>
              <w:t>#</w:t>
            </w:r>
          </w:p>
        </w:tc>
        <w:tc>
          <w:tcPr>
            <w:tcW w:w="4649" w:type="dxa"/>
          </w:tcPr>
          <w:p w14:paraId="3AFFDEC2" w14:textId="77777777" w:rsidR="00870B45" w:rsidRDefault="00000000">
            <w:r>
              <w:rPr>
                <w:b/>
                <w:sz w:val="18"/>
              </w:rPr>
              <w:t>Item</w:t>
            </w:r>
          </w:p>
        </w:tc>
        <w:tc>
          <w:tcPr>
            <w:tcW w:w="737" w:type="dxa"/>
          </w:tcPr>
          <w:p w14:paraId="051196D1" w14:textId="77777777" w:rsidR="00870B45" w:rsidRDefault="00000000">
            <w:r>
              <w:rPr>
                <w:b/>
                <w:sz w:val="18"/>
              </w:rPr>
              <w:t>Effort</w:t>
            </w:r>
          </w:p>
        </w:tc>
        <w:tc>
          <w:tcPr>
            <w:tcW w:w="907" w:type="dxa"/>
          </w:tcPr>
          <w:p w14:paraId="0ED37757" w14:textId="77777777" w:rsidR="00870B45" w:rsidRDefault="00000000">
            <w:r>
              <w:rPr>
                <w:b/>
                <w:sz w:val="18"/>
              </w:rPr>
              <w:t>Risk</w:t>
            </w:r>
          </w:p>
        </w:tc>
        <w:tc>
          <w:tcPr>
            <w:tcW w:w="680" w:type="dxa"/>
          </w:tcPr>
          <w:p w14:paraId="61960CE9" w14:textId="77777777" w:rsidR="00870B45" w:rsidRDefault="00000000">
            <w:r>
              <w:rPr>
                <w:b/>
                <w:sz w:val="18"/>
              </w:rPr>
              <w:t>Do</w:t>
            </w:r>
          </w:p>
        </w:tc>
        <w:tc>
          <w:tcPr>
            <w:tcW w:w="1701" w:type="dxa"/>
          </w:tcPr>
          <w:p w14:paraId="547A2B59" w14:textId="77777777" w:rsidR="00870B45" w:rsidRDefault="00000000">
            <w:r>
              <w:rPr>
                <w:b/>
                <w:sz w:val="18"/>
              </w:rPr>
              <w:t>Notes</w:t>
            </w:r>
          </w:p>
        </w:tc>
      </w:tr>
      <w:tr w:rsidR="00870B45" w14:paraId="3C9CD277" w14:textId="77777777">
        <w:trPr>
          <w:jc w:val="center"/>
        </w:trPr>
        <w:tc>
          <w:tcPr>
            <w:tcW w:w="567" w:type="dxa"/>
          </w:tcPr>
          <w:p w14:paraId="72199460" w14:textId="77777777" w:rsidR="00870B45" w:rsidRDefault="00000000">
            <w:r>
              <w:rPr>
                <w:sz w:val="17"/>
              </w:rPr>
              <w:t>1</w:t>
            </w:r>
          </w:p>
        </w:tc>
        <w:tc>
          <w:tcPr>
            <w:tcW w:w="4649" w:type="dxa"/>
          </w:tcPr>
          <w:p w14:paraId="5A5E2B6C" w14:textId="77777777" w:rsidR="00870B45" w:rsidRDefault="00000000">
            <w:r>
              <w:rPr>
                <w:sz w:val="17"/>
              </w:rPr>
              <w:t>Pre-flight gate that blocks Start until the room is actually ready</w:t>
            </w:r>
          </w:p>
        </w:tc>
        <w:tc>
          <w:tcPr>
            <w:tcW w:w="737" w:type="dxa"/>
          </w:tcPr>
          <w:p w14:paraId="69B4B482" w14:textId="77777777" w:rsidR="00870B45" w:rsidRDefault="00000000">
            <w:r>
              <w:rPr>
                <w:sz w:val="17"/>
              </w:rPr>
              <w:t>M</w:t>
            </w:r>
          </w:p>
        </w:tc>
        <w:tc>
          <w:tcPr>
            <w:tcW w:w="907" w:type="dxa"/>
          </w:tcPr>
          <w:p w14:paraId="547DDD1B" w14:textId="77777777" w:rsidR="00870B45" w:rsidRDefault="00000000">
            <w:r>
              <w:rPr>
                <w:sz w:val="17"/>
              </w:rPr>
              <w:t>Low</w:t>
            </w:r>
          </w:p>
        </w:tc>
        <w:tc>
          <w:tcPr>
            <w:tcW w:w="680" w:type="dxa"/>
          </w:tcPr>
          <w:p w14:paraId="7B9834A3" w14:textId="77777777" w:rsidR="00870B45" w:rsidRDefault="00870B45"/>
        </w:tc>
        <w:tc>
          <w:tcPr>
            <w:tcW w:w="1701" w:type="dxa"/>
          </w:tcPr>
          <w:p w14:paraId="19285DA2" w14:textId="77777777" w:rsidR="00870B45" w:rsidRDefault="00870B45"/>
        </w:tc>
      </w:tr>
      <w:tr w:rsidR="00870B45" w14:paraId="0B7191C4" w14:textId="77777777">
        <w:trPr>
          <w:jc w:val="center"/>
        </w:trPr>
        <w:tc>
          <w:tcPr>
            <w:tcW w:w="567" w:type="dxa"/>
          </w:tcPr>
          <w:p w14:paraId="6742E510" w14:textId="77777777" w:rsidR="00870B45" w:rsidRDefault="00000000">
            <w:r>
              <w:rPr>
                <w:sz w:val="17"/>
              </w:rPr>
              <w:t>2</w:t>
            </w:r>
          </w:p>
        </w:tc>
        <w:tc>
          <w:tcPr>
            <w:tcW w:w="4649" w:type="dxa"/>
          </w:tcPr>
          <w:p w14:paraId="0C5A7BBF" w14:textId="77777777" w:rsidR="00870B45" w:rsidRDefault="00000000">
            <w:r>
              <w:rPr>
                <w:sz w:val="17"/>
              </w:rPr>
              <w:t>Calibration state per device, recorded and nagged</w:t>
            </w:r>
          </w:p>
        </w:tc>
        <w:tc>
          <w:tcPr>
            <w:tcW w:w="737" w:type="dxa"/>
          </w:tcPr>
          <w:p w14:paraId="0649F534" w14:textId="77777777" w:rsidR="00870B45" w:rsidRDefault="00000000">
            <w:r>
              <w:rPr>
                <w:sz w:val="17"/>
              </w:rPr>
              <w:t>S</w:t>
            </w:r>
          </w:p>
        </w:tc>
        <w:tc>
          <w:tcPr>
            <w:tcW w:w="907" w:type="dxa"/>
          </w:tcPr>
          <w:p w14:paraId="5E5082D0" w14:textId="77777777" w:rsidR="00870B45" w:rsidRDefault="00000000">
            <w:r>
              <w:rPr>
                <w:sz w:val="17"/>
              </w:rPr>
              <w:t>Low</w:t>
            </w:r>
          </w:p>
        </w:tc>
        <w:tc>
          <w:tcPr>
            <w:tcW w:w="680" w:type="dxa"/>
          </w:tcPr>
          <w:p w14:paraId="51B744DF" w14:textId="77777777" w:rsidR="00870B45" w:rsidRDefault="00870B45"/>
        </w:tc>
        <w:tc>
          <w:tcPr>
            <w:tcW w:w="1701" w:type="dxa"/>
          </w:tcPr>
          <w:p w14:paraId="7ED9FAA5" w14:textId="77777777" w:rsidR="00870B45" w:rsidRDefault="00870B45"/>
        </w:tc>
      </w:tr>
      <w:tr w:rsidR="00870B45" w14:paraId="5197C0AC" w14:textId="77777777">
        <w:trPr>
          <w:jc w:val="center"/>
        </w:trPr>
        <w:tc>
          <w:tcPr>
            <w:tcW w:w="567" w:type="dxa"/>
          </w:tcPr>
          <w:p w14:paraId="1EF1CF6B" w14:textId="77777777" w:rsidR="00870B45" w:rsidRDefault="00000000">
            <w:r>
              <w:rPr>
                <w:sz w:val="17"/>
              </w:rPr>
              <w:t>3</w:t>
            </w:r>
          </w:p>
        </w:tc>
        <w:tc>
          <w:tcPr>
            <w:tcW w:w="4649" w:type="dxa"/>
          </w:tcPr>
          <w:p w14:paraId="3DAEECBA" w14:textId="77777777" w:rsidR="00870B45" w:rsidRDefault="00000000">
            <w:r>
              <w:rPr>
                <w:sz w:val="17"/>
              </w:rPr>
              <w:t>A 30 second ERG response probe before the protocol runs</w:t>
            </w:r>
          </w:p>
        </w:tc>
        <w:tc>
          <w:tcPr>
            <w:tcW w:w="737" w:type="dxa"/>
          </w:tcPr>
          <w:p w14:paraId="7ABC5F87" w14:textId="77777777" w:rsidR="00870B45" w:rsidRDefault="00000000">
            <w:r>
              <w:rPr>
                <w:sz w:val="17"/>
              </w:rPr>
              <w:t>M</w:t>
            </w:r>
          </w:p>
        </w:tc>
        <w:tc>
          <w:tcPr>
            <w:tcW w:w="907" w:type="dxa"/>
          </w:tcPr>
          <w:p w14:paraId="27A9B495" w14:textId="77777777" w:rsidR="00870B45" w:rsidRDefault="00000000">
            <w:r>
              <w:rPr>
                <w:sz w:val="17"/>
              </w:rPr>
              <w:t>Low</w:t>
            </w:r>
          </w:p>
        </w:tc>
        <w:tc>
          <w:tcPr>
            <w:tcW w:w="680" w:type="dxa"/>
          </w:tcPr>
          <w:p w14:paraId="3481793E" w14:textId="77777777" w:rsidR="00870B45" w:rsidRDefault="00870B45"/>
        </w:tc>
        <w:tc>
          <w:tcPr>
            <w:tcW w:w="1701" w:type="dxa"/>
          </w:tcPr>
          <w:p w14:paraId="66151371" w14:textId="77777777" w:rsidR="00870B45" w:rsidRDefault="00870B45"/>
        </w:tc>
      </w:tr>
      <w:tr w:rsidR="00870B45" w14:paraId="6CA6AFC6" w14:textId="77777777">
        <w:trPr>
          <w:jc w:val="center"/>
        </w:trPr>
        <w:tc>
          <w:tcPr>
            <w:tcW w:w="567" w:type="dxa"/>
          </w:tcPr>
          <w:p w14:paraId="45C77288" w14:textId="77777777" w:rsidR="00870B45" w:rsidRDefault="00000000">
            <w:r>
              <w:rPr>
                <w:sz w:val="17"/>
              </w:rPr>
              <w:t>4</w:t>
            </w:r>
          </w:p>
        </w:tc>
        <w:tc>
          <w:tcPr>
            <w:tcW w:w="4649" w:type="dxa"/>
          </w:tcPr>
          <w:p w14:paraId="0F81A267" w14:textId="77777777" w:rsidR="00870B45" w:rsidRDefault="00000000">
            <w:r>
              <w:rPr>
                <w:sz w:val="17"/>
              </w:rPr>
              <w:t>Dual power recording with a live agreement check</w:t>
            </w:r>
          </w:p>
        </w:tc>
        <w:tc>
          <w:tcPr>
            <w:tcW w:w="737" w:type="dxa"/>
          </w:tcPr>
          <w:p w14:paraId="7B3FF878" w14:textId="77777777" w:rsidR="00870B45" w:rsidRDefault="00000000">
            <w:r>
              <w:rPr>
                <w:sz w:val="17"/>
              </w:rPr>
              <w:t>L</w:t>
            </w:r>
          </w:p>
        </w:tc>
        <w:tc>
          <w:tcPr>
            <w:tcW w:w="907" w:type="dxa"/>
          </w:tcPr>
          <w:p w14:paraId="602C167E" w14:textId="77777777" w:rsidR="00870B45" w:rsidRDefault="00000000">
            <w:r>
              <w:rPr>
                <w:sz w:val="17"/>
              </w:rPr>
              <w:t>Medium</w:t>
            </w:r>
          </w:p>
        </w:tc>
        <w:tc>
          <w:tcPr>
            <w:tcW w:w="680" w:type="dxa"/>
          </w:tcPr>
          <w:p w14:paraId="1667C634" w14:textId="77777777" w:rsidR="00870B45" w:rsidRDefault="00870B45"/>
        </w:tc>
        <w:tc>
          <w:tcPr>
            <w:tcW w:w="1701" w:type="dxa"/>
          </w:tcPr>
          <w:p w14:paraId="262B77FB" w14:textId="77777777" w:rsidR="00870B45" w:rsidRDefault="00870B45"/>
        </w:tc>
      </w:tr>
      <w:tr w:rsidR="00870B45" w14:paraId="61B65E34" w14:textId="77777777">
        <w:trPr>
          <w:jc w:val="center"/>
        </w:trPr>
        <w:tc>
          <w:tcPr>
            <w:tcW w:w="567" w:type="dxa"/>
          </w:tcPr>
          <w:p w14:paraId="51B225BB" w14:textId="77777777" w:rsidR="00870B45" w:rsidRDefault="00000000">
            <w:r>
              <w:rPr>
                <w:sz w:val="17"/>
              </w:rPr>
              <w:t>5</w:t>
            </w:r>
          </w:p>
        </w:tc>
        <w:tc>
          <w:tcPr>
            <w:tcW w:w="4649" w:type="dxa"/>
          </w:tcPr>
          <w:p w14:paraId="3A5E58DE" w14:textId="77777777" w:rsidR="00870B45" w:rsidRDefault="00000000">
            <w:r>
              <w:rPr>
                <w:sz w:val="17"/>
              </w:rPr>
              <w:t>Zero-offset prompt, and a record that it was done</w:t>
            </w:r>
          </w:p>
        </w:tc>
        <w:tc>
          <w:tcPr>
            <w:tcW w:w="737" w:type="dxa"/>
          </w:tcPr>
          <w:p w14:paraId="5083FFA2" w14:textId="77777777" w:rsidR="00870B45" w:rsidRDefault="00000000">
            <w:r>
              <w:rPr>
                <w:sz w:val="17"/>
              </w:rPr>
              <w:t>S</w:t>
            </w:r>
          </w:p>
        </w:tc>
        <w:tc>
          <w:tcPr>
            <w:tcW w:w="907" w:type="dxa"/>
          </w:tcPr>
          <w:p w14:paraId="72F2D286" w14:textId="77777777" w:rsidR="00870B45" w:rsidRDefault="00000000">
            <w:r>
              <w:rPr>
                <w:sz w:val="17"/>
              </w:rPr>
              <w:t>Low</w:t>
            </w:r>
          </w:p>
        </w:tc>
        <w:tc>
          <w:tcPr>
            <w:tcW w:w="680" w:type="dxa"/>
          </w:tcPr>
          <w:p w14:paraId="6883555D" w14:textId="77777777" w:rsidR="00870B45" w:rsidRDefault="00870B45"/>
        </w:tc>
        <w:tc>
          <w:tcPr>
            <w:tcW w:w="1701" w:type="dxa"/>
          </w:tcPr>
          <w:p w14:paraId="116EC633" w14:textId="77777777" w:rsidR="00870B45" w:rsidRDefault="00870B45"/>
        </w:tc>
      </w:tr>
      <w:tr w:rsidR="00870B45" w14:paraId="3A366516" w14:textId="77777777">
        <w:trPr>
          <w:jc w:val="center"/>
        </w:trPr>
        <w:tc>
          <w:tcPr>
            <w:tcW w:w="567" w:type="dxa"/>
          </w:tcPr>
          <w:p w14:paraId="2C48DC44" w14:textId="77777777" w:rsidR="00870B45" w:rsidRDefault="00000000">
            <w:r>
              <w:rPr>
                <w:sz w:val="17"/>
              </w:rPr>
              <w:t>6</w:t>
            </w:r>
          </w:p>
        </w:tc>
        <w:tc>
          <w:tcPr>
            <w:tcW w:w="4649" w:type="dxa"/>
          </w:tcPr>
          <w:p w14:paraId="0236DB59" w14:textId="77777777" w:rsidR="00870B45" w:rsidRDefault="00000000">
            <w:r>
              <w:rPr>
                <w:sz w:val="17"/>
              </w:rPr>
              <w:t>A pre-test standardisation form, recorded with the session</w:t>
            </w:r>
          </w:p>
        </w:tc>
        <w:tc>
          <w:tcPr>
            <w:tcW w:w="737" w:type="dxa"/>
          </w:tcPr>
          <w:p w14:paraId="0D89931E" w14:textId="77777777" w:rsidR="00870B45" w:rsidRDefault="00000000">
            <w:r>
              <w:rPr>
                <w:sz w:val="17"/>
              </w:rPr>
              <w:t>M</w:t>
            </w:r>
          </w:p>
        </w:tc>
        <w:tc>
          <w:tcPr>
            <w:tcW w:w="907" w:type="dxa"/>
          </w:tcPr>
          <w:p w14:paraId="71DD98B3" w14:textId="77777777" w:rsidR="00870B45" w:rsidRDefault="00000000">
            <w:r>
              <w:rPr>
                <w:sz w:val="17"/>
              </w:rPr>
              <w:t>Low</w:t>
            </w:r>
          </w:p>
        </w:tc>
        <w:tc>
          <w:tcPr>
            <w:tcW w:w="680" w:type="dxa"/>
          </w:tcPr>
          <w:p w14:paraId="5D3801B6" w14:textId="77777777" w:rsidR="00870B45" w:rsidRDefault="00870B45"/>
        </w:tc>
        <w:tc>
          <w:tcPr>
            <w:tcW w:w="1701" w:type="dxa"/>
          </w:tcPr>
          <w:p w14:paraId="48A69888" w14:textId="77777777" w:rsidR="00870B45" w:rsidRDefault="00870B45"/>
        </w:tc>
      </w:tr>
      <w:tr w:rsidR="00870B45" w14:paraId="39E5681C" w14:textId="77777777">
        <w:trPr>
          <w:jc w:val="center"/>
        </w:trPr>
        <w:tc>
          <w:tcPr>
            <w:tcW w:w="567" w:type="dxa"/>
          </w:tcPr>
          <w:p w14:paraId="53D0C200" w14:textId="77777777" w:rsidR="00870B45" w:rsidRDefault="00000000">
            <w:r>
              <w:rPr>
                <w:sz w:val="17"/>
              </w:rPr>
              <w:t>7</w:t>
            </w:r>
          </w:p>
        </w:tc>
        <w:tc>
          <w:tcPr>
            <w:tcW w:w="4649" w:type="dxa"/>
          </w:tcPr>
          <w:p w14:paraId="0AAF5F02" w14:textId="77777777" w:rsidR="00870B45" w:rsidRDefault="00000000">
            <w:r>
              <w:rPr>
                <w:sz w:val="17"/>
              </w:rPr>
              <w:t>Contraindication screen and supervision record</w:t>
            </w:r>
          </w:p>
        </w:tc>
        <w:tc>
          <w:tcPr>
            <w:tcW w:w="737" w:type="dxa"/>
          </w:tcPr>
          <w:p w14:paraId="04DC7D83" w14:textId="77777777" w:rsidR="00870B45" w:rsidRDefault="00000000">
            <w:r>
              <w:rPr>
                <w:sz w:val="17"/>
              </w:rPr>
              <w:t>M</w:t>
            </w:r>
          </w:p>
        </w:tc>
        <w:tc>
          <w:tcPr>
            <w:tcW w:w="907" w:type="dxa"/>
          </w:tcPr>
          <w:p w14:paraId="19C7BD65" w14:textId="77777777" w:rsidR="00870B45" w:rsidRDefault="00000000">
            <w:r>
              <w:rPr>
                <w:sz w:val="17"/>
              </w:rPr>
              <w:t>Low</w:t>
            </w:r>
          </w:p>
        </w:tc>
        <w:tc>
          <w:tcPr>
            <w:tcW w:w="680" w:type="dxa"/>
          </w:tcPr>
          <w:p w14:paraId="1EB98504" w14:textId="77777777" w:rsidR="00870B45" w:rsidRDefault="00870B45"/>
        </w:tc>
        <w:tc>
          <w:tcPr>
            <w:tcW w:w="1701" w:type="dxa"/>
          </w:tcPr>
          <w:p w14:paraId="4E309C34" w14:textId="77777777" w:rsidR="00870B45" w:rsidRDefault="00870B45"/>
        </w:tc>
      </w:tr>
      <w:tr w:rsidR="00870B45" w14:paraId="178AABA6" w14:textId="77777777">
        <w:trPr>
          <w:jc w:val="center"/>
        </w:trPr>
        <w:tc>
          <w:tcPr>
            <w:tcW w:w="567" w:type="dxa"/>
          </w:tcPr>
          <w:p w14:paraId="30D7BF42" w14:textId="77777777" w:rsidR="00870B45" w:rsidRDefault="00000000">
            <w:r>
              <w:rPr>
                <w:sz w:val="17"/>
              </w:rPr>
              <w:t>8</w:t>
            </w:r>
          </w:p>
        </w:tc>
        <w:tc>
          <w:tcPr>
            <w:tcW w:w="4649" w:type="dxa"/>
          </w:tcPr>
          <w:p w14:paraId="5FD10C95" w14:textId="77777777" w:rsidR="00870B45" w:rsidRDefault="00000000">
            <w:r>
              <w:rPr>
                <w:sz w:val="17"/>
              </w:rPr>
              <w:t>A coded reason for why the test ended</w:t>
            </w:r>
          </w:p>
        </w:tc>
        <w:tc>
          <w:tcPr>
            <w:tcW w:w="737" w:type="dxa"/>
          </w:tcPr>
          <w:p w14:paraId="71DCA683" w14:textId="77777777" w:rsidR="00870B45" w:rsidRDefault="00000000">
            <w:r>
              <w:rPr>
                <w:sz w:val="17"/>
              </w:rPr>
              <w:t>S</w:t>
            </w:r>
          </w:p>
        </w:tc>
        <w:tc>
          <w:tcPr>
            <w:tcW w:w="907" w:type="dxa"/>
          </w:tcPr>
          <w:p w14:paraId="38ECEF7E" w14:textId="77777777" w:rsidR="00870B45" w:rsidRDefault="00000000">
            <w:r>
              <w:rPr>
                <w:sz w:val="17"/>
              </w:rPr>
              <w:t>Low</w:t>
            </w:r>
          </w:p>
        </w:tc>
        <w:tc>
          <w:tcPr>
            <w:tcW w:w="680" w:type="dxa"/>
          </w:tcPr>
          <w:p w14:paraId="74AC9102" w14:textId="77777777" w:rsidR="00870B45" w:rsidRDefault="00870B45"/>
        </w:tc>
        <w:tc>
          <w:tcPr>
            <w:tcW w:w="1701" w:type="dxa"/>
          </w:tcPr>
          <w:p w14:paraId="1B43EA92" w14:textId="77777777" w:rsidR="00870B45" w:rsidRDefault="00870B45"/>
        </w:tc>
      </w:tr>
      <w:tr w:rsidR="00870B45" w14:paraId="104C2872" w14:textId="77777777">
        <w:trPr>
          <w:jc w:val="center"/>
        </w:trPr>
        <w:tc>
          <w:tcPr>
            <w:tcW w:w="567" w:type="dxa"/>
          </w:tcPr>
          <w:p w14:paraId="3DE7B328" w14:textId="77777777" w:rsidR="00870B45" w:rsidRDefault="00000000">
            <w:r>
              <w:rPr>
                <w:sz w:val="17"/>
              </w:rPr>
              <w:t>9</w:t>
            </w:r>
          </w:p>
        </w:tc>
        <w:tc>
          <w:tcPr>
            <w:tcW w:w="4649" w:type="dxa"/>
          </w:tcPr>
          <w:p w14:paraId="7CD0D3AE" w14:textId="77777777" w:rsidR="00870B45" w:rsidRDefault="00000000">
            <w:r>
              <w:rPr>
                <w:sz w:val="17"/>
              </w:rPr>
              <w:t>Blood pressure and symptom entries during the test</w:t>
            </w:r>
          </w:p>
        </w:tc>
        <w:tc>
          <w:tcPr>
            <w:tcW w:w="737" w:type="dxa"/>
          </w:tcPr>
          <w:p w14:paraId="7255A55B" w14:textId="77777777" w:rsidR="00870B45" w:rsidRDefault="00000000">
            <w:r>
              <w:rPr>
                <w:sz w:val="17"/>
              </w:rPr>
              <w:t>M</w:t>
            </w:r>
          </w:p>
        </w:tc>
        <w:tc>
          <w:tcPr>
            <w:tcW w:w="907" w:type="dxa"/>
          </w:tcPr>
          <w:p w14:paraId="5AB58A85" w14:textId="77777777" w:rsidR="00870B45" w:rsidRDefault="00000000">
            <w:r>
              <w:rPr>
                <w:sz w:val="17"/>
              </w:rPr>
              <w:t>Low</w:t>
            </w:r>
          </w:p>
        </w:tc>
        <w:tc>
          <w:tcPr>
            <w:tcW w:w="680" w:type="dxa"/>
          </w:tcPr>
          <w:p w14:paraId="018FF0E7" w14:textId="77777777" w:rsidR="00870B45" w:rsidRDefault="00870B45"/>
        </w:tc>
        <w:tc>
          <w:tcPr>
            <w:tcW w:w="1701" w:type="dxa"/>
          </w:tcPr>
          <w:p w14:paraId="0A198691" w14:textId="77777777" w:rsidR="00870B45" w:rsidRDefault="00870B45"/>
        </w:tc>
      </w:tr>
      <w:tr w:rsidR="00870B45" w14:paraId="65AAF076" w14:textId="77777777">
        <w:trPr>
          <w:jc w:val="center"/>
        </w:trPr>
        <w:tc>
          <w:tcPr>
            <w:tcW w:w="567" w:type="dxa"/>
          </w:tcPr>
          <w:p w14:paraId="54B84C22" w14:textId="77777777" w:rsidR="00870B45" w:rsidRDefault="00000000">
            <w:r>
              <w:rPr>
                <w:sz w:val="17"/>
              </w:rPr>
              <w:t>10</w:t>
            </w:r>
          </w:p>
        </w:tc>
        <w:tc>
          <w:tcPr>
            <w:tcW w:w="4649" w:type="dxa"/>
          </w:tcPr>
          <w:p w14:paraId="3D4D84B6" w14:textId="77777777" w:rsidR="00870B45" w:rsidRDefault="00000000">
            <w:r>
              <w:rPr>
                <w:sz w:val="17"/>
              </w:rPr>
              <w:t>Sampling site, analyser and strip lot on every lactate entry</w:t>
            </w:r>
          </w:p>
        </w:tc>
        <w:tc>
          <w:tcPr>
            <w:tcW w:w="737" w:type="dxa"/>
          </w:tcPr>
          <w:p w14:paraId="61E91FDE" w14:textId="77777777" w:rsidR="00870B45" w:rsidRDefault="00000000">
            <w:r>
              <w:rPr>
                <w:sz w:val="17"/>
              </w:rPr>
              <w:t>S</w:t>
            </w:r>
          </w:p>
        </w:tc>
        <w:tc>
          <w:tcPr>
            <w:tcW w:w="907" w:type="dxa"/>
          </w:tcPr>
          <w:p w14:paraId="47787B1D" w14:textId="77777777" w:rsidR="00870B45" w:rsidRDefault="00000000">
            <w:r>
              <w:rPr>
                <w:sz w:val="17"/>
              </w:rPr>
              <w:t>Low</w:t>
            </w:r>
          </w:p>
        </w:tc>
        <w:tc>
          <w:tcPr>
            <w:tcW w:w="680" w:type="dxa"/>
          </w:tcPr>
          <w:p w14:paraId="7417DDDA" w14:textId="77777777" w:rsidR="00870B45" w:rsidRDefault="00870B45"/>
        </w:tc>
        <w:tc>
          <w:tcPr>
            <w:tcW w:w="1701" w:type="dxa"/>
          </w:tcPr>
          <w:p w14:paraId="52A6D7A0" w14:textId="77777777" w:rsidR="00870B45" w:rsidRDefault="00870B45"/>
        </w:tc>
      </w:tr>
      <w:tr w:rsidR="00870B45" w14:paraId="586D8321" w14:textId="77777777">
        <w:trPr>
          <w:jc w:val="center"/>
        </w:trPr>
        <w:tc>
          <w:tcPr>
            <w:tcW w:w="567" w:type="dxa"/>
          </w:tcPr>
          <w:p w14:paraId="69D7C8D0" w14:textId="77777777" w:rsidR="00870B45" w:rsidRDefault="00000000">
            <w:r>
              <w:rPr>
                <w:sz w:val="17"/>
              </w:rPr>
              <w:t>11</w:t>
            </w:r>
          </w:p>
        </w:tc>
        <w:tc>
          <w:tcPr>
            <w:tcW w:w="4649" w:type="dxa"/>
          </w:tcPr>
          <w:p w14:paraId="163FCDA0" w14:textId="77777777" w:rsidR="00870B45" w:rsidRDefault="00000000">
            <w:r>
              <w:rPr>
                <w:sz w:val="17"/>
              </w:rPr>
              <w:t>A daily quality control record for the lactate analyser</w:t>
            </w:r>
          </w:p>
        </w:tc>
        <w:tc>
          <w:tcPr>
            <w:tcW w:w="737" w:type="dxa"/>
          </w:tcPr>
          <w:p w14:paraId="28C0227B" w14:textId="77777777" w:rsidR="00870B45" w:rsidRDefault="00000000">
            <w:r>
              <w:rPr>
                <w:sz w:val="17"/>
              </w:rPr>
              <w:t>M</w:t>
            </w:r>
          </w:p>
        </w:tc>
        <w:tc>
          <w:tcPr>
            <w:tcW w:w="907" w:type="dxa"/>
          </w:tcPr>
          <w:p w14:paraId="6DF79ABA" w14:textId="77777777" w:rsidR="00870B45" w:rsidRDefault="00000000">
            <w:r>
              <w:rPr>
                <w:sz w:val="17"/>
              </w:rPr>
              <w:t>Low</w:t>
            </w:r>
          </w:p>
        </w:tc>
        <w:tc>
          <w:tcPr>
            <w:tcW w:w="680" w:type="dxa"/>
          </w:tcPr>
          <w:p w14:paraId="4EF7CDCD" w14:textId="77777777" w:rsidR="00870B45" w:rsidRDefault="00870B45"/>
        </w:tc>
        <w:tc>
          <w:tcPr>
            <w:tcW w:w="1701" w:type="dxa"/>
          </w:tcPr>
          <w:p w14:paraId="139F1175" w14:textId="77777777" w:rsidR="00870B45" w:rsidRDefault="00870B45"/>
        </w:tc>
      </w:tr>
      <w:tr w:rsidR="00870B45" w14:paraId="632DFD28" w14:textId="77777777">
        <w:trPr>
          <w:jc w:val="center"/>
        </w:trPr>
        <w:tc>
          <w:tcPr>
            <w:tcW w:w="567" w:type="dxa"/>
          </w:tcPr>
          <w:p w14:paraId="7C4C69B8" w14:textId="77777777" w:rsidR="00870B45" w:rsidRDefault="00000000">
            <w:r>
              <w:rPr>
                <w:sz w:val="17"/>
              </w:rPr>
              <w:t>12</w:t>
            </w:r>
          </w:p>
        </w:tc>
        <w:tc>
          <w:tcPr>
            <w:tcW w:w="4649" w:type="dxa"/>
          </w:tcPr>
          <w:p w14:paraId="1A80A4CB" w14:textId="77777777" w:rsidR="00870B45" w:rsidRDefault="00000000">
            <w:r>
              <w:rPr>
                <w:sz w:val="17"/>
              </w:rPr>
              <w:t>Read and record device firmware and serial numbers</w:t>
            </w:r>
          </w:p>
        </w:tc>
        <w:tc>
          <w:tcPr>
            <w:tcW w:w="737" w:type="dxa"/>
          </w:tcPr>
          <w:p w14:paraId="543EB744" w14:textId="77777777" w:rsidR="00870B45" w:rsidRDefault="00000000">
            <w:r>
              <w:rPr>
                <w:sz w:val="17"/>
              </w:rPr>
              <w:t>S</w:t>
            </w:r>
          </w:p>
        </w:tc>
        <w:tc>
          <w:tcPr>
            <w:tcW w:w="907" w:type="dxa"/>
          </w:tcPr>
          <w:p w14:paraId="05099C66" w14:textId="77777777" w:rsidR="00870B45" w:rsidRDefault="00000000">
            <w:r>
              <w:rPr>
                <w:sz w:val="17"/>
              </w:rPr>
              <w:t>Low</w:t>
            </w:r>
          </w:p>
        </w:tc>
        <w:tc>
          <w:tcPr>
            <w:tcW w:w="680" w:type="dxa"/>
          </w:tcPr>
          <w:p w14:paraId="5CC1AFB9" w14:textId="77777777" w:rsidR="00870B45" w:rsidRDefault="00870B45"/>
        </w:tc>
        <w:tc>
          <w:tcPr>
            <w:tcW w:w="1701" w:type="dxa"/>
          </w:tcPr>
          <w:p w14:paraId="0D7F2EAB" w14:textId="77777777" w:rsidR="00870B45" w:rsidRDefault="00870B45"/>
        </w:tc>
      </w:tr>
      <w:tr w:rsidR="00870B45" w14:paraId="59A3E417" w14:textId="77777777">
        <w:trPr>
          <w:jc w:val="center"/>
        </w:trPr>
        <w:tc>
          <w:tcPr>
            <w:tcW w:w="567" w:type="dxa"/>
          </w:tcPr>
          <w:p w14:paraId="7655D9B8" w14:textId="77777777" w:rsidR="00870B45" w:rsidRDefault="00000000">
            <w:r>
              <w:rPr>
                <w:sz w:val="17"/>
              </w:rPr>
              <w:t>13</w:t>
            </w:r>
          </w:p>
        </w:tc>
        <w:tc>
          <w:tcPr>
            <w:tcW w:w="4649" w:type="dxa"/>
          </w:tcPr>
          <w:p w14:paraId="568E6127" w14:textId="77777777" w:rsidR="00870B45" w:rsidRDefault="00000000">
            <w:r>
              <w:rPr>
                <w:sz w:val="17"/>
              </w:rPr>
              <w:t>Version and lock protocols, so a name keeps meaning one thing</w:t>
            </w:r>
          </w:p>
        </w:tc>
        <w:tc>
          <w:tcPr>
            <w:tcW w:w="737" w:type="dxa"/>
          </w:tcPr>
          <w:p w14:paraId="2F31F201" w14:textId="77777777" w:rsidR="00870B45" w:rsidRDefault="00000000">
            <w:r>
              <w:rPr>
                <w:sz w:val="17"/>
              </w:rPr>
              <w:t>M</w:t>
            </w:r>
          </w:p>
        </w:tc>
        <w:tc>
          <w:tcPr>
            <w:tcW w:w="907" w:type="dxa"/>
          </w:tcPr>
          <w:p w14:paraId="2A1DEC3A" w14:textId="77777777" w:rsidR="00870B45" w:rsidRDefault="00000000">
            <w:r>
              <w:rPr>
                <w:sz w:val="17"/>
              </w:rPr>
              <w:t>Low</w:t>
            </w:r>
          </w:p>
        </w:tc>
        <w:tc>
          <w:tcPr>
            <w:tcW w:w="680" w:type="dxa"/>
          </w:tcPr>
          <w:p w14:paraId="58FC3B12" w14:textId="77777777" w:rsidR="00870B45" w:rsidRDefault="00870B45"/>
        </w:tc>
        <w:tc>
          <w:tcPr>
            <w:tcW w:w="1701" w:type="dxa"/>
          </w:tcPr>
          <w:p w14:paraId="5F72FEC0" w14:textId="77777777" w:rsidR="00870B45" w:rsidRDefault="00870B45"/>
        </w:tc>
      </w:tr>
      <w:tr w:rsidR="00870B45" w14:paraId="6C22F0B2" w14:textId="77777777">
        <w:trPr>
          <w:jc w:val="center"/>
        </w:trPr>
        <w:tc>
          <w:tcPr>
            <w:tcW w:w="567" w:type="dxa"/>
          </w:tcPr>
          <w:p w14:paraId="7F72261C" w14:textId="77777777" w:rsidR="00870B45" w:rsidRDefault="00000000">
            <w:r>
              <w:rPr>
                <w:sz w:val="17"/>
              </w:rPr>
              <w:t>14</w:t>
            </w:r>
          </w:p>
        </w:tc>
        <w:tc>
          <w:tcPr>
            <w:tcW w:w="4649" w:type="dxa"/>
          </w:tcPr>
          <w:p w14:paraId="592D059E" w14:textId="77777777" w:rsidR="00870B45" w:rsidRDefault="00000000">
            <w:r>
              <w:rPr>
                <w:sz w:val="17"/>
              </w:rPr>
              <w:t>Ship documented, citable standard protocols</w:t>
            </w:r>
          </w:p>
        </w:tc>
        <w:tc>
          <w:tcPr>
            <w:tcW w:w="737" w:type="dxa"/>
          </w:tcPr>
          <w:p w14:paraId="2F3D6B92" w14:textId="77777777" w:rsidR="00870B45" w:rsidRDefault="00000000">
            <w:r>
              <w:rPr>
                <w:sz w:val="17"/>
              </w:rPr>
              <w:t>S</w:t>
            </w:r>
          </w:p>
        </w:tc>
        <w:tc>
          <w:tcPr>
            <w:tcW w:w="907" w:type="dxa"/>
          </w:tcPr>
          <w:p w14:paraId="62548C77" w14:textId="77777777" w:rsidR="00870B45" w:rsidRDefault="00000000">
            <w:r>
              <w:rPr>
                <w:sz w:val="17"/>
              </w:rPr>
              <w:t>Low</w:t>
            </w:r>
          </w:p>
        </w:tc>
        <w:tc>
          <w:tcPr>
            <w:tcW w:w="680" w:type="dxa"/>
          </w:tcPr>
          <w:p w14:paraId="609D958F" w14:textId="77777777" w:rsidR="00870B45" w:rsidRDefault="00870B45"/>
        </w:tc>
        <w:tc>
          <w:tcPr>
            <w:tcW w:w="1701" w:type="dxa"/>
          </w:tcPr>
          <w:p w14:paraId="187F711C" w14:textId="77777777" w:rsidR="00870B45" w:rsidRDefault="00870B45"/>
        </w:tc>
      </w:tr>
      <w:tr w:rsidR="00870B45" w14:paraId="4B17BF06" w14:textId="77777777">
        <w:trPr>
          <w:jc w:val="center"/>
        </w:trPr>
        <w:tc>
          <w:tcPr>
            <w:tcW w:w="567" w:type="dxa"/>
          </w:tcPr>
          <w:p w14:paraId="1378DF58" w14:textId="77777777" w:rsidR="00870B45" w:rsidRDefault="00000000">
            <w:r>
              <w:rPr>
                <w:sz w:val="17"/>
              </w:rPr>
              <w:t>15</w:t>
            </w:r>
          </w:p>
        </w:tc>
        <w:tc>
          <w:tcPr>
            <w:tcW w:w="4649" w:type="dxa"/>
          </w:tcPr>
          <w:p w14:paraId="1F1CDE0E" w14:textId="77777777" w:rsidR="00870B45" w:rsidRDefault="00000000">
            <w:r>
              <w:rPr>
                <w:sz w:val="17"/>
              </w:rPr>
              <w:t>The 3 minute all-out test as a first-class protocol</w:t>
            </w:r>
          </w:p>
        </w:tc>
        <w:tc>
          <w:tcPr>
            <w:tcW w:w="737" w:type="dxa"/>
          </w:tcPr>
          <w:p w14:paraId="317F8392" w14:textId="77777777" w:rsidR="00870B45" w:rsidRDefault="00000000">
            <w:r>
              <w:rPr>
                <w:sz w:val="17"/>
              </w:rPr>
              <w:t>L</w:t>
            </w:r>
          </w:p>
        </w:tc>
        <w:tc>
          <w:tcPr>
            <w:tcW w:w="907" w:type="dxa"/>
          </w:tcPr>
          <w:p w14:paraId="03E752A2" w14:textId="77777777" w:rsidR="00870B45" w:rsidRDefault="00000000">
            <w:r>
              <w:rPr>
                <w:sz w:val="17"/>
              </w:rPr>
              <w:t>Medium</w:t>
            </w:r>
          </w:p>
        </w:tc>
        <w:tc>
          <w:tcPr>
            <w:tcW w:w="680" w:type="dxa"/>
          </w:tcPr>
          <w:p w14:paraId="5C59B51E" w14:textId="77777777" w:rsidR="00870B45" w:rsidRDefault="00870B45"/>
        </w:tc>
        <w:tc>
          <w:tcPr>
            <w:tcW w:w="1701" w:type="dxa"/>
          </w:tcPr>
          <w:p w14:paraId="78861670" w14:textId="77777777" w:rsidR="00870B45" w:rsidRDefault="00870B45"/>
        </w:tc>
      </w:tr>
      <w:tr w:rsidR="00870B45" w14:paraId="09223D64" w14:textId="77777777">
        <w:trPr>
          <w:jc w:val="center"/>
        </w:trPr>
        <w:tc>
          <w:tcPr>
            <w:tcW w:w="567" w:type="dxa"/>
          </w:tcPr>
          <w:p w14:paraId="69081814" w14:textId="77777777" w:rsidR="00870B45" w:rsidRDefault="00000000">
            <w:r>
              <w:rPr>
                <w:sz w:val="17"/>
              </w:rPr>
              <w:t>16</w:t>
            </w:r>
          </w:p>
        </w:tc>
        <w:tc>
          <w:tcPr>
            <w:tcW w:w="4649" w:type="dxa"/>
          </w:tcPr>
          <w:p w14:paraId="76909B5E" w14:textId="77777777" w:rsidR="00870B45" w:rsidRDefault="00000000">
            <w:r>
              <w:rPr>
                <w:sz w:val="17"/>
              </w:rPr>
              <w:t>A heart-rate-clamped step: the runner closes the loop on HR</w:t>
            </w:r>
          </w:p>
        </w:tc>
        <w:tc>
          <w:tcPr>
            <w:tcW w:w="737" w:type="dxa"/>
          </w:tcPr>
          <w:p w14:paraId="24A558C4" w14:textId="77777777" w:rsidR="00870B45" w:rsidRDefault="00000000">
            <w:r>
              <w:rPr>
                <w:sz w:val="17"/>
              </w:rPr>
              <w:t>L</w:t>
            </w:r>
          </w:p>
        </w:tc>
        <w:tc>
          <w:tcPr>
            <w:tcW w:w="907" w:type="dxa"/>
          </w:tcPr>
          <w:p w14:paraId="764B152A" w14:textId="77777777" w:rsidR="00870B45" w:rsidRDefault="00000000">
            <w:r>
              <w:rPr>
                <w:sz w:val="17"/>
              </w:rPr>
              <w:t>Medium</w:t>
            </w:r>
          </w:p>
        </w:tc>
        <w:tc>
          <w:tcPr>
            <w:tcW w:w="680" w:type="dxa"/>
          </w:tcPr>
          <w:p w14:paraId="3977F4C7" w14:textId="77777777" w:rsidR="00870B45" w:rsidRDefault="00870B45"/>
        </w:tc>
        <w:tc>
          <w:tcPr>
            <w:tcW w:w="1701" w:type="dxa"/>
          </w:tcPr>
          <w:p w14:paraId="49F64E2F" w14:textId="77777777" w:rsidR="00870B45" w:rsidRDefault="00870B45"/>
        </w:tc>
      </w:tr>
      <w:tr w:rsidR="00870B45" w14:paraId="375AAF01" w14:textId="77777777">
        <w:trPr>
          <w:jc w:val="center"/>
        </w:trPr>
        <w:tc>
          <w:tcPr>
            <w:tcW w:w="567" w:type="dxa"/>
          </w:tcPr>
          <w:p w14:paraId="0199D06B" w14:textId="77777777" w:rsidR="00870B45" w:rsidRDefault="00000000">
            <w:r>
              <w:rPr>
                <w:sz w:val="17"/>
              </w:rPr>
              <w:t>17</w:t>
            </w:r>
          </w:p>
        </w:tc>
        <w:tc>
          <w:tcPr>
            <w:tcW w:w="4649" w:type="dxa"/>
          </w:tcPr>
          <w:p w14:paraId="04DD36FF" w14:textId="77777777" w:rsidR="00870B45" w:rsidRDefault="00000000">
            <w:r>
              <w:rPr>
                <w:sz w:val="17"/>
              </w:rPr>
              <w:t>A verification bout appended to any maximal test</w:t>
            </w:r>
          </w:p>
        </w:tc>
        <w:tc>
          <w:tcPr>
            <w:tcW w:w="737" w:type="dxa"/>
          </w:tcPr>
          <w:p w14:paraId="359388DD" w14:textId="77777777" w:rsidR="00870B45" w:rsidRDefault="00000000">
            <w:r>
              <w:rPr>
                <w:sz w:val="17"/>
              </w:rPr>
              <w:t>M</w:t>
            </w:r>
          </w:p>
        </w:tc>
        <w:tc>
          <w:tcPr>
            <w:tcW w:w="907" w:type="dxa"/>
          </w:tcPr>
          <w:p w14:paraId="77F65C6A" w14:textId="77777777" w:rsidR="00870B45" w:rsidRDefault="00000000">
            <w:r>
              <w:rPr>
                <w:sz w:val="17"/>
              </w:rPr>
              <w:t>Low</w:t>
            </w:r>
          </w:p>
        </w:tc>
        <w:tc>
          <w:tcPr>
            <w:tcW w:w="680" w:type="dxa"/>
          </w:tcPr>
          <w:p w14:paraId="414433BC" w14:textId="77777777" w:rsidR="00870B45" w:rsidRDefault="00870B45"/>
        </w:tc>
        <w:tc>
          <w:tcPr>
            <w:tcW w:w="1701" w:type="dxa"/>
          </w:tcPr>
          <w:p w14:paraId="70819C6B" w14:textId="77777777" w:rsidR="00870B45" w:rsidRDefault="00870B45"/>
        </w:tc>
      </w:tr>
      <w:tr w:rsidR="00870B45" w14:paraId="36CC2E32" w14:textId="77777777">
        <w:trPr>
          <w:jc w:val="center"/>
        </w:trPr>
        <w:tc>
          <w:tcPr>
            <w:tcW w:w="567" w:type="dxa"/>
          </w:tcPr>
          <w:p w14:paraId="2CF8960D" w14:textId="77777777" w:rsidR="00870B45" w:rsidRDefault="00000000">
            <w:r>
              <w:rPr>
                <w:sz w:val="17"/>
              </w:rPr>
              <w:t>18</w:t>
            </w:r>
          </w:p>
        </w:tc>
        <w:tc>
          <w:tcPr>
            <w:tcW w:w="4649" w:type="dxa"/>
          </w:tcPr>
          <w:p w14:paraId="57A13EA6" w14:textId="77777777" w:rsidR="00870B45" w:rsidRDefault="00000000">
            <w:r>
              <w:rPr>
                <w:sz w:val="17"/>
              </w:rPr>
              <w:t>Automatic end of step on failure to hold</w:t>
            </w:r>
          </w:p>
        </w:tc>
        <w:tc>
          <w:tcPr>
            <w:tcW w:w="737" w:type="dxa"/>
          </w:tcPr>
          <w:p w14:paraId="5FED3C8C" w14:textId="77777777" w:rsidR="00870B45" w:rsidRDefault="00000000">
            <w:r>
              <w:rPr>
                <w:sz w:val="17"/>
              </w:rPr>
              <w:t>M</w:t>
            </w:r>
          </w:p>
        </w:tc>
        <w:tc>
          <w:tcPr>
            <w:tcW w:w="907" w:type="dxa"/>
          </w:tcPr>
          <w:p w14:paraId="2B38A353" w14:textId="77777777" w:rsidR="00870B45" w:rsidRDefault="00000000">
            <w:r>
              <w:rPr>
                <w:sz w:val="17"/>
              </w:rPr>
              <w:t>Low</w:t>
            </w:r>
          </w:p>
        </w:tc>
        <w:tc>
          <w:tcPr>
            <w:tcW w:w="680" w:type="dxa"/>
          </w:tcPr>
          <w:p w14:paraId="36DE602C" w14:textId="77777777" w:rsidR="00870B45" w:rsidRDefault="00870B45"/>
        </w:tc>
        <w:tc>
          <w:tcPr>
            <w:tcW w:w="1701" w:type="dxa"/>
          </w:tcPr>
          <w:p w14:paraId="0C1C5A98" w14:textId="77777777" w:rsidR="00870B45" w:rsidRDefault="00870B45"/>
        </w:tc>
      </w:tr>
      <w:tr w:rsidR="00870B45" w14:paraId="12B44879" w14:textId="77777777">
        <w:trPr>
          <w:jc w:val="center"/>
        </w:trPr>
        <w:tc>
          <w:tcPr>
            <w:tcW w:w="567" w:type="dxa"/>
          </w:tcPr>
          <w:p w14:paraId="5214F7C0" w14:textId="77777777" w:rsidR="00870B45" w:rsidRDefault="00000000">
            <w:r>
              <w:rPr>
                <w:sz w:val="17"/>
              </w:rPr>
              <w:t>19</w:t>
            </w:r>
          </w:p>
        </w:tc>
        <w:tc>
          <w:tcPr>
            <w:tcW w:w="4649" w:type="dxa"/>
          </w:tcPr>
          <w:p w14:paraId="09715473" w14:textId="77777777" w:rsidR="00870B45" w:rsidRDefault="00000000">
            <w:r>
              <w:rPr>
                <w:sz w:val="17"/>
              </w:rPr>
              <w:t>Anchor targets to something other than FTP</w:t>
            </w:r>
          </w:p>
        </w:tc>
        <w:tc>
          <w:tcPr>
            <w:tcW w:w="737" w:type="dxa"/>
          </w:tcPr>
          <w:p w14:paraId="5BC16F21" w14:textId="77777777" w:rsidR="00870B45" w:rsidRDefault="00000000">
            <w:r>
              <w:rPr>
                <w:sz w:val="17"/>
              </w:rPr>
              <w:t>M</w:t>
            </w:r>
          </w:p>
        </w:tc>
        <w:tc>
          <w:tcPr>
            <w:tcW w:w="907" w:type="dxa"/>
          </w:tcPr>
          <w:p w14:paraId="26D13D66" w14:textId="77777777" w:rsidR="00870B45" w:rsidRDefault="00000000">
            <w:r>
              <w:rPr>
                <w:sz w:val="17"/>
              </w:rPr>
              <w:t>Low</w:t>
            </w:r>
          </w:p>
        </w:tc>
        <w:tc>
          <w:tcPr>
            <w:tcW w:w="680" w:type="dxa"/>
          </w:tcPr>
          <w:p w14:paraId="442D47EC" w14:textId="77777777" w:rsidR="00870B45" w:rsidRDefault="00870B45"/>
        </w:tc>
        <w:tc>
          <w:tcPr>
            <w:tcW w:w="1701" w:type="dxa"/>
          </w:tcPr>
          <w:p w14:paraId="182D08B8" w14:textId="77777777" w:rsidR="00870B45" w:rsidRDefault="00870B45"/>
        </w:tc>
      </w:tr>
      <w:tr w:rsidR="00870B45" w14:paraId="1C62064D" w14:textId="77777777">
        <w:trPr>
          <w:jc w:val="center"/>
        </w:trPr>
        <w:tc>
          <w:tcPr>
            <w:tcW w:w="567" w:type="dxa"/>
          </w:tcPr>
          <w:p w14:paraId="294D0454" w14:textId="77777777" w:rsidR="00870B45" w:rsidRDefault="00000000">
            <w:r>
              <w:rPr>
                <w:sz w:val="17"/>
              </w:rPr>
              <w:t>20</w:t>
            </w:r>
          </w:p>
        </w:tc>
        <w:tc>
          <w:tcPr>
            <w:tcW w:w="4649" w:type="dxa"/>
          </w:tcPr>
          <w:p w14:paraId="0AABD11A" w14:textId="77777777" w:rsidR="00870B45" w:rsidRDefault="00000000">
            <w:r>
              <w:rPr>
                <w:sz w:val="17"/>
              </w:rPr>
              <w:t>Rehearse a protocol against the simulator before the athlete arrives</w:t>
            </w:r>
          </w:p>
        </w:tc>
        <w:tc>
          <w:tcPr>
            <w:tcW w:w="737" w:type="dxa"/>
          </w:tcPr>
          <w:p w14:paraId="7C8189F7" w14:textId="77777777" w:rsidR="00870B45" w:rsidRDefault="00000000">
            <w:r>
              <w:rPr>
                <w:sz w:val="17"/>
              </w:rPr>
              <w:t>M</w:t>
            </w:r>
          </w:p>
        </w:tc>
        <w:tc>
          <w:tcPr>
            <w:tcW w:w="907" w:type="dxa"/>
          </w:tcPr>
          <w:p w14:paraId="1096B96D" w14:textId="77777777" w:rsidR="00870B45" w:rsidRDefault="00000000">
            <w:r>
              <w:rPr>
                <w:sz w:val="17"/>
              </w:rPr>
              <w:t>Low</w:t>
            </w:r>
          </w:p>
        </w:tc>
        <w:tc>
          <w:tcPr>
            <w:tcW w:w="680" w:type="dxa"/>
          </w:tcPr>
          <w:p w14:paraId="01544545" w14:textId="77777777" w:rsidR="00870B45" w:rsidRDefault="00870B45"/>
        </w:tc>
        <w:tc>
          <w:tcPr>
            <w:tcW w:w="1701" w:type="dxa"/>
          </w:tcPr>
          <w:p w14:paraId="18F22429" w14:textId="77777777" w:rsidR="00870B45" w:rsidRDefault="00870B45"/>
        </w:tc>
      </w:tr>
      <w:tr w:rsidR="00870B45" w14:paraId="093A659F" w14:textId="77777777">
        <w:trPr>
          <w:jc w:val="center"/>
        </w:trPr>
        <w:tc>
          <w:tcPr>
            <w:tcW w:w="567" w:type="dxa"/>
          </w:tcPr>
          <w:p w14:paraId="779868EF" w14:textId="77777777" w:rsidR="00870B45" w:rsidRDefault="00000000">
            <w:r>
              <w:rPr>
                <w:sz w:val="17"/>
              </w:rPr>
              <w:t>21</w:t>
            </w:r>
          </w:p>
        </w:tc>
        <w:tc>
          <w:tcPr>
            <w:tcW w:w="4649" w:type="dxa"/>
          </w:tcPr>
          <w:p w14:paraId="2CFEA0C8" w14:textId="77777777" w:rsidR="00870B45" w:rsidRDefault="00000000">
            <w:r>
              <w:rPr>
                <w:sz w:val="17"/>
              </w:rPr>
              <w:t>Validate the protocol against what the machine can actually do</w:t>
            </w:r>
          </w:p>
        </w:tc>
        <w:tc>
          <w:tcPr>
            <w:tcW w:w="737" w:type="dxa"/>
          </w:tcPr>
          <w:p w14:paraId="3F6AF5CB" w14:textId="77777777" w:rsidR="00870B45" w:rsidRDefault="00000000">
            <w:r>
              <w:rPr>
                <w:sz w:val="17"/>
              </w:rPr>
              <w:t>M</w:t>
            </w:r>
          </w:p>
        </w:tc>
        <w:tc>
          <w:tcPr>
            <w:tcW w:w="907" w:type="dxa"/>
          </w:tcPr>
          <w:p w14:paraId="05643E1F" w14:textId="77777777" w:rsidR="00870B45" w:rsidRDefault="00000000">
            <w:r>
              <w:rPr>
                <w:sz w:val="17"/>
              </w:rPr>
              <w:t>Low</w:t>
            </w:r>
          </w:p>
        </w:tc>
        <w:tc>
          <w:tcPr>
            <w:tcW w:w="680" w:type="dxa"/>
          </w:tcPr>
          <w:p w14:paraId="71AFE8C6" w14:textId="77777777" w:rsidR="00870B45" w:rsidRDefault="00870B45"/>
        </w:tc>
        <w:tc>
          <w:tcPr>
            <w:tcW w:w="1701" w:type="dxa"/>
          </w:tcPr>
          <w:p w14:paraId="0481F902" w14:textId="77777777" w:rsidR="00870B45" w:rsidRDefault="00870B45"/>
        </w:tc>
      </w:tr>
      <w:tr w:rsidR="00870B45" w14:paraId="172A56AB" w14:textId="77777777">
        <w:trPr>
          <w:jc w:val="center"/>
        </w:trPr>
        <w:tc>
          <w:tcPr>
            <w:tcW w:w="567" w:type="dxa"/>
          </w:tcPr>
          <w:p w14:paraId="20593877" w14:textId="77777777" w:rsidR="00870B45" w:rsidRDefault="00000000">
            <w:r>
              <w:rPr>
                <w:sz w:val="17"/>
              </w:rPr>
              <w:t>22</w:t>
            </w:r>
          </w:p>
        </w:tc>
        <w:tc>
          <w:tcPr>
            <w:tcW w:w="4649" w:type="dxa"/>
          </w:tcPr>
          <w:p w14:paraId="19D7ED72" w14:textId="77777777" w:rsidR="00870B45" w:rsidRDefault="00000000">
            <w:r>
              <w:rPr>
                <w:sz w:val="17"/>
              </w:rPr>
              <w:t>Amend the protocol mid-test, with an audit trail</w:t>
            </w:r>
          </w:p>
        </w:tc>
        <w:tc>
          <w:tcPr>
            <w:tcW w:w="737" w:type="dxa"/>
          </w:tcPr>
          <w:p w14:paraId="0BBCFB72" w14:textId="77777777" w:rsidR="00870B45" w:rsidRDefault="00000000">
            <w:r>
              <w:rPr>
                <w:sz w:val="17"/>
              </w:rPr>
              <w:t>M</w:t>
            </w:r>
          </w:p>
        </w:tc>
        <w:tc>
          <w:tcPr>
            <w:tcW w:w="907" w:type="dxa"/>
          </w:tcPr>
          <w:p w14:paraId="6C06ED66" w14:textId="77777777" w:rsidR="00870B45" w:rsidRDefault="00000000">
            <w:r>
              <w:rPr>
                <w:sz w:val="17"/>
              </w:rPr>
              <w:t>Medium</w:t>
            </w:r>
          </w:p>
        </w:tc>
        <w:tc>
          <w:tcPr>
            <w:tcW w:w="680" w:type="dxa"/>
          </w:tcPr>
          <w:p w14:paraId="60CE499B" w14:textId="77777777" w:rsidR="00870B45" w:rsidRDefault="00870B45"/>
        </w:tc>
        <w:tc>
          <w:tcPr>
            <w:tcW w:w="1701" w:type="dxa"/>
          </w:tcPr>
          <w:p w14:paraId="64EA9A32" w14:textId="77777777" w:rsidR="00870B45" w:rsidRDefault="00870B45"/>
        </w:tc>
      </w:tr>
      <w:tr w:rsidR="00870B45" w14:paraId="0417B67F" w14:textId="77777777">
        <w:trPr>
          <w:jc w:val="center"/>
        </w:trPr>
        <w:tc>
          <w:tcPr>
            <w:tcW w:w="567" w:type="dxa"/>
          </w:tcPr>
          <w:p w14:paraId="4E4BA42E" w14:textId="77777777" w:rsidR="00870B45" w:rsidRDefault="00000000">
            <w:r>
              <w:rPr>
                <w:sz w:val="17"/>
              </w:rPr>
              <w:t>23</w:t>
            </w:r>
          </w:p>
        </w:tc>
        <w:tc>
          <w:tcPr>
            <w:tcW w:w="4649" w:type="dxa"/>
          </w:tcPr>
          <w:p w14:paraId="46E64C2E" w14:textId="77777777" w:rsidR="00870B45" w:rsidRDefault="00000000">
            <w:r>
              <w:rPr>
                <w:sz w:val="17"/>
              </w:rPr>
              <w:t>A warm-up that ends on a criterion, not on a clock</w:t>
            </w:r>
          </w:p>
        </w:tc>
        <w:tc>
          <w:tcPr>
            <w:tcW w:w="737" w:type="dxa"/>
          </w:tcPr>
          <w:p w14:paraId="0C0567E4" w14:textId="77777777" w:rsidR="00870B45" w:rsidRDefault="00000000">
            <w:r>
              <w:rPr>
                <w:sz w:val="17"/>
              </w:rPr>
              <w:t>M</w:t>
            </w:r>
          </w:p>
        </w:tc>
        <w:tc>
          <w:tcPr>
            <w:tcW w:w="907" w:type="dxa"/>
          </w:tcPr>
          <w:p w14:paraId="466F4DE0" w14:textId="77777777" w:rsidR="00870B45" w:rsidRDefault="00000000">
            <w:r>
              <w:rPr>
                <w:sz w:val="17"/>
              </w:rPr>
              <w:t>Low</w:t>
            </w:r>
          </w:p>
        </w:tc>
        <w:tc>
          <w:tcPr>
            <w:tcW w:w="680" w:type="dxa"/>
          </w:tcPr>
          <w:p w14:paraId="370B5F1F" w14:textId="77777777" w:rsidR="00870B45" w:rsidRDefault="00870B45"/>
        </w:tc>
        <w:tc>
          <w:tcPr>
            <w:tcW w:w="1701" w:type="dxa"/>
          </w:tcPr>
          <w:p w14:paraId="4A4CEC72" w14:textId="77777777" w:rsidR="00870B45" w:rsidRDefault="00870B45"/>
        </w:tc>
      </w:tr>
      <w:tr w:rsidR="00870B45" w14:paraId="0269A6AC" w14:textId="77777777">
        <w:trPr>
          <w:jc w:val="center"/>
        </w:trPr>
        <w:tc>
          <w:tcPr>
            <w:tcW w:w="567" w:type="dxa"/>
          </w:tcPr>
          <w:p w14:paraId="1CC0DAE4" w14:textId="77777777" w:rsidR="00870B45" w:rsidRDefault="00000000">
            <w:r>
              <w:rPr>
                <w:sz w:val="17"/>
              </w:rPr>
              <w:t>24</w:t>
            </w:r>
          </w:p>
        </w:tc>
        <w:tc>
          <w:tcPr>
            <w:tcW w:w="4649" w:type="dxa"/>
          </w:tcPr>
          <w:p w14:paraId="2D9A0B83" w14:textId="77777777" w:rsidR="00870B45" w:rsidRDefault="00000000">
            <w:r>
              <w:rPr>
                <w:sz w:val="17"/>
              </w:rPr>
              <w:t>A post-exercise phase with a sampling schedule</w:t>
            </w:r>
          </w:p>
        </w:tc>
        <w:tc>
          <w:tcPr>
            <w:tcW w:w="737" w:type="dxa"/>
          </w:tcPr>
          <w:p w14:paraId="09B85A4A" w14:textId="77777777" w:rsidR="00870B45" w:rsidRDefault="00000000">
            <w:r>
              <w:rPr>
                <w:sz w:val="17"/>
              </w:rPr>
              <w:t>M</w:t>
            </w:r>
          </w:p>
        </w:tc>
        <w:tc>
          <w:tcPr>
            <w:tcW w:w="907" w:type="dxa"/>
          </w:tcPr>
          <w:p w14:paraId="006C771E" w14:textId="77777777" w:rsidR="00870B45" w:rsidRDefault="00000000">
            <w:r>
              <w:rPr>
                <w:sz w:val="17"/>
              </w:rPr>
              <w:t>Low</w:t>
            </w:r>
          </w:p>
        </w:tc>
        <w:tc>
          <w:tcPr>
            <w:tcW w:w="680" w:type="dxa"/>
          </w:tcPr>
          <w:p w14:paraId="5C227025" w14:textId="77777777" w:rsidR="00870B45" w:rsidRDefault="00870B45"/>
        </w:tc>
        <w:tc>
          <w:tcPr>
            <w:tcW w:w="1701" w:type="dxa"/>
          </w:tcPr>
          <w:p w14:paraId="303528C4" w14:textId="77777777" w:rsidR="00870B45" w:rsidRDefault="00870B45"/>
        </w:tc>
      </w:tr>
      <w:tr w:rsidR="00870B45" w14:paraId="385039F0" w14:textId="77777777">
        <w:trPr>
          <w:jc w:val="center"/>
        </w:trPr>
        <w:tc>
          <w:tcPr>
            <w:tcW w:w="567" w:type="dxa"/>
          </w:tcPr>
          <w:p w14:paraId="2A2BC231" w14:textId="77777777" w:rsidR="00870B45" w:rsidRDefault="00000000">
            <w:r>
              <w:rPr>
                <w:sz w:val="17"/>
              </w:rPr>
              <w:t>25</w:t>
            </w:r>
          </w:p>
        </w:tc>
        <w:tc>
          <w:tcPr>
            <w:tcW w:w="4649" w:type="dxa"/>
          </w:tcPr>
          <w:p w14:paraId="6BC5A3FF" w14:textId="77777777" w:rsidR="00870B45" w:rsidRDefault="00000000">
            <w:r>
              <w:rPr>
                <w:sz w:val="17"/>
              </w:rPr>
              <w:t>A separate athlete display on the second monitor</w:t>
            </w:r>
          </w:p>
        </w:tc>
        <w:tc>
          <w:tcPr>
            <w:tcW w:w="737" w:type="dxa"/>
          </w:tcPr>
          <w:p w14:paraId="18316872" w14:textId="77777777" w:rsidR="00870B45" w:rsidRDefault="00000000">
            <w:r>
              <w:rPr>
                <w:sz w:val="17"/>
              </w:rPr>
              <w:t>M</w:t>
            </w:r>
          </w:p>
        </w:tc>
        <w:tc>
          <w:tcPr>
            <w:tcW w:w="907" w:type="dxa"/>
          </w:tcPr>
          <w:p w14:paraId="3A80AC2A" w14:textId="77777777" w:rsidR="00870B45" w:rsidRDefault="00000000">
            <w:r>
              <w:rPr>
                <w:sz w:val="17"/>
              </w:rPr>
              <w:t>Low</w:t>
            </w:r>
          </w:p>
        </w:tc>
        <w:tc>
          <w:tcPr>
            <w:tcW w:w="680" w:type="dxa"/>
          </w:tcPr>
          <w:p w14:paraId="75599D6C" w14:textId="77777777" w:rsidR="00870B45" w:rsidRDefault="00870B45"/>
        </w:tc>
        <w:tc>
          <w:tcPr>
            <w:tcW w:w="1701" w:type="dxa"/>
          </w:tcPr>
          <w:p w14:paraId="09F93418" w14:textId="77777777" w:rsidR="00870B45" w:rsidRDefault="00870B45"/>
        </w:tc>
      </w:tr>
      <w:tr w:rsidR="00870B45" w14:paraId="76FA36E0" w14:textId="77777777">
        <w:trPr>
          <w:jc w:val="center"/>
        </w:trPr>
        <w:tc>
          <w:tcPr>
            <w:tcW w:w="567" w:type="dxa"/>
          </w:tcPr>
          <w:p w14:paraId="78CB6F05" w14:textId="77777777" w:rsidR="00870B45" w:rsidRDefault="00000000">
            <w:r>
              <w:rPr>
                <w:sz w:val="17"/>
              </w:rPr>
              <w:lastRenderedPageBreak/>
              <w:t>26</w:t>
            </w:r>
          </w:p>
        </w:tc>
        <w:tc>
          <w:tcPr>
            <w:tcW w:w="4649" w:type="dxa"/>
          </w:tcPr>
          <w:p w14:paraId="2F6F13EB" w14:textId="77777777" w:rsidR="00870B45" w:rsidRDefault="00000000">
            <w:r>
              <w:rPr>
                <w:sz w:val="17"/>
              </w:rPr>
              <w:t>A deviation bar rather than two numbers</w:t>
            </w:r>
          </w:p>
        </w:tc>
        <w:tc>
          <w:tcPr>
            <w:tcW w:w="737" w:type="dxa"/>
          </w:tcPr>
          <w:p w14:paraId="535BF703" w14:textId="77777777" w:rsidR="00870B45" w:rsidRDefault="00000000">
            <w:r>
              <w:rPr>
                <w:sz w:val="17"/>
              </w:rPr>
              <w:t>S</w:t>
            </w:r>
          </w:p>
        </w:tc>
        <w:tc>
          <w:tcPr>
            <w:tcW w:w="907" w:type="dxa"/>
          </w:tcPr>
          <w:p w14:paraId="0A20035D" w14:textId="77777777" w:rsidR="00870B45" w:rsidRDefault="00000000">
            <w:r>
              <w:rPr>
                <w:sz w:val="17"/>
              </w:rPr>
              <w:t>Low</w:t>
            </w:r>
          </w:p>
        </w:tc>
        <w:tc>
          <w:tcPr>
            <w:tcW w:w="680" w:type="dxa"/>
          </w:tcPr>
          <w:p w14:paraId="092DAF06" w14:textId="77777777" w:rsidR="00870B45" w:rsidRDefault="00870B45"/>
        </w:tc>
        <w:tc>
          <w:tcPr>
            <w:tcW w:w="1701" w:type="dxa"/>
          </w:tcPr>
          <w:p w14:paraId="38A04169" w14:textId="77777777" w:rsidR="00870B45" w:rsidRDefault="00870B45"/>
        </w:tc>
      </w:tr>
      <w:tr w:rsidR="00870B45" w14:paraId="72021772" w14:textId="77777777">
        <w:trPr>
          <w:jc w:val="center"/>
        </w:trPr>
        <w:tc>
          <w:tcPr>
            <w:tcW w:w="567" w:type="dxa"/>
          </w:tcPr>
          <w:p w14:paraId="7818387E" w14:textId="77777777" w:rsidR="00870B45" w:rsidRDefault="00000000">
            <w:r>
              <w:rPr>
                <w:sz w:val="17"/>
              </w:rPr>
              <w:t>27</w:t>
            </w:r>
          </w:p>
        </w:tc>
        <w:tc>
          <w:tcPr>
            <w:tcW w:w="4649" w:type="dxa"/>
          </w:tcPr>
          <w:p w14:paraId="543C230C" w14:textId="77777777" w:rsidR="00870B45" w:rsidRDefault="00000000">
            <w:r>
              <w:rPr>
                <w:sz w:val="17"/>
              </w:rPr>
              <w:t>Audio cues, generated locally</w:t>
            </w:r>
          </w:p>
        </w:tc>
        <w:tc>
          <w:tcPr>
            <w:tcW w:w="737" w:type="dxa"/>
          </w:tcPr>
          <w:p w14:paraId="22196525" w14:textId="77777777" w:rsidR="00870B45" w:rsidRDefault="00000000">
            <w:r>
              <w:rPr>
                <w:sz w:val="17"/>
              </w:rPr>
              <w:t>S</w:t>
            </w:r>
          </w:p>
        </w:tc>
        <w:tc>
          <w:tcPr>
            <w:tcW w:w="907" w:type="dxa"/>
          </w:tcPr>
          <w:p w14:paraId="4349F17E" w14:textId="77777777" w:rsidR="00870B45" w:rsidRDefault="00000000">
            <w:r>
              <w:rPr>
                <w:sz w:val="17"/>
              </w:rPr>
              <w:t>Low</w:t>
            </w:r>
          </w:p>
        </w:tc>
        <w:tc>
          <w:tcPr>
            <w:tcW w:w="680" w:type="dxa"/>
          </w:tcPr>
          <w:p w14:paraId="06C23955" w14:textId="77777777" w:rsidR="00870B45" w:rsidRDefault="00870B45"/>
        </w:tc>
        <w:tc>
          <w:tcPr>
            <w:tcW w:w="1701" w:type="dxa"/>
          </w:tcPr>
          <w:p w14:paraId="641E1B16" w14:textId="77777777" w:rsidR="00870B45" w:rsidRDefault="00870B45"/>
        </w:tc>
      </w:tr>
      <w:tr w:rsidR="00870B45" w14:paraId="4C71106D" w14:textId="77777777">
        <w:trPr>
          <w:jc w:val="center"/>
        </w:trPr>
        <w:tc>
          <w:tcPr>
            <w:tcW w:w="567" w:type="dxa"/>
          </w:tcPr>
          <w:p w14:paraId="554A654D" w14:textId="77777777" w:rsidR="00870B45" w:rsidRDefault="00000000">
            <w:r>
              <w:rPr>
                <w:sz w:val="17"/>
              </w:rPr>
              <w:t>28</w:t>
            </w:r>
          </w:p>
        </w:tc>
        <w:tc>
          <w:tcPr>
            <w:tcW w:w="4649" w:type="dxa"/>
          </w:tcPr>
          <w:p w14:paraId="221D229A" w14:textId="77777777" w:rsidR="00870B45" w:rsidRDefault="00000000">
            <w:r>
              <w:rPr>
                <w:sz w:val="17"/>
              </w:rPr>
              <w:t>Scheduled sampling prompts tied to the protocol</w:t>
            </w:r>
          </w:p>
        </w:tc>
        <w:tc>
          <w:tcPr>
            <w:tcW w:w="737" w:type="dxa"/>
          </w:tcPr>
          <w:p w14:paraId="52C52970" w14:textId="77777777" w:rsidR="00870B45" w:rsidRDefault="00000000">
            <w:r>
              <w:rPr>
                <w:sz w:val="17"/>
              </w:rPr>
              <w:t>M</w:t>
            </w:r>
          </w:p>
        </w:tc>
        <w:tc>
          <w:tcPr>
            <w:tcW w:w="907" w:type="dxa"/>
          </w:tcPr>
          <w:p w14:paraId="70D39011" w14:textId="77777777" w:rsidR="00870B45" w:rsidRDefault="00000000">
            <w:r>
              <w:rPr>
                <w:sz w:val="17"/>
              </w:rPr>
              <w:t>Low</w:t>
            </w:r>
          </w:p>
        </w:tc>
        <w:tc>
          <w:tcPr>
            <w:tcW w:w="680" w:type="dxa"/>
          </w:tcPr>
          <w:p w14:paraId="7F4AC8F8" w14:textId="77777777" w:rsidR="00870B45" w:rsidRDefault="00870B45"/>
        </w:tc>
        <w:tc>
          <w:tcPr>
            <w:tcW w:w="1701" w:type="dxa"/>
          </w:tcPr>
          <w:p w14:paraId="730CC867" w14:textId="77777777" w:rsidR="00870B45" w:rsidRDefault="00870B45"/>
        </w:tc>
      </w:tr>
      <w:tr w:rsidR="00870B45" w14:paraId="213515FD" w14:textId="77777777">
        <w:trPr>
          <w:jc w:val="center"/>
        </w:trPr>
        <w:tc>
          <w:tcPr>
            <w:tcW w:w="567" w:type="dxa"/>
          </w:tcPr>
          <w:p w14:paraId="28900CED" w14:textId="77777777" w:rsidR="00870B45" w:rsidRDefault="00000000">
            <w:r>
              <w:rPr>
                <w:sz w:val="17"/>
              </w:rPr>
              <w:t>29</w:t>
            </w:r>
          </w:p>
        </w:tc>
        <w:tc>
          <w:tcPr>
            <w:tcW w:w="4649" w:type="dxa"/>
          </w:tcPr>
          <w:p w14:paraId="394CA615" w14:textId="77777777" w:rsidR="00870B45" w:rsidRDefault="00000000">
            <w:r>
              <w:rPr>
                <w:sz w:val="17"/>
              </w:rPr>
              <w:t>Full keyboard operation with a numeric-keypad path for entries</w:t>
            </w:r>
          </w:p>
        </w:tc>
        <w:tc>
          <w:tcPr>
            <w:tcW w:w="737" w:type="dxa"/>
          </w:tcPr>
          <w:p w14:paraId="4C8C4021" w14:textId="77777777" w:rsidR="00870B45" w:rsidRDefault="00000000">
            <w:r>
              <w:rPr>
                <w:sz w:val="17"/>
              </w:rPr>
              <w:t>S</w:t>
            </w:r>
          </w:p>
        </w:tc>
        <w:tc>
          <w:tcPr>
            <w:tcW w:w="907" w:type="dxa"/>
          </w:tcPr>
          <w:p w14:paraId="3B851D49" w14:textId="77777777" w:rsidR="00870B45" w:rsidRDefault="00000000">
            <w:r>
              <w:rPr>
                <w:sz w:val="17"/>
              </w:rPr>
              <w:t>Low</w:t>
            </w:r>
          </w:p>
        </w:tc>
        <w:tc>
          <w:tcPr>
            <w:tcW w:w="680" w:type="dxa"/>
          </w:tcPr>
          <w:p w14:paraId="7CC1578D" w14:textId="77777777" w:rsidR="00870B45" w:rsidRDefault="00870B45"/>
        </w:tc>
        <w:tc>
          <w:tcPr>
            <w:tcW w:w="1701" w:type="dxa"/>
          </w:tcPr>
          <w:p w14:paraId="2048BADB" w14:textId="77777777" w:rsidR="00870B45" w:rsidRDefault="00870B45"/>
        </w:tc>
      </w:tr>
      <w:tr w:rsidR="00870B45" w14:paraId="500B6338" w14:textId="77777777">
        <w:trPr>
          <w:jc w:val="center"/>
        </w:trPr>
        <w:tc>
          <w:tcPr>
            <w:tcW w:w="567" w:type="dxa"/>
          </w:tcPr>
          <w:p w14:paraId="0C9947C1" w14:textId="77777777" w:rsidR="00870B45" w:rsidRDefault="00000000">
            <w:r>
              <w:rPr>
                <w:sz w:val="17"/>
              </w:rPr>
              <w:t>30</w:t>
            </w:r>
          </w:p>
        </w:tc>
        <w:tc>
          <w:tcPr>
            <w:tcW w:w="4649" w:type="dxa"/>
          </w:tcPr>
          <w:p w14:paraId="6F627D78" w14:textId="77777777" w:rsidR="00870B45" w:rsidRDefault="00000000">
            <w:r>
              <w:rPr>
                <w:sz w:val="17"/>
              </w:rPr>
              <w:t>Correct a mistyped entry by amendment, never by silent replacement</w:t>
            </w:r>
          </w:p>
        </w:tc>
        <w:tc>
          <w:tcPr>
            <w:tcW w:w="737" w:type="dxa"/>
          </w:tcPr>
          <w:p w14:paraId="307453F0" w14:textId="77777777" w:rsidR="00870B45" w:rsidRDefault="00000000">
            <w:r>
              <w:rPr>
                <w:sz w:val="17"/>
              </w:rPr>
              <w:t>M</w:t>
            </w:r>
          </w:p>
        </w:tc>
        <w:tc>
          <w:tcPr>
            <w:tcW w:w="907" w:type="dxa"/>
          </w:tcPr>
          <w:p w14:paraId="79C4F4E0" w14:textId="77777777" w:rsidR="00870B45" w:rsidRDefault="00000000">
            <w:r>
              <w:rPr>
                <w:sz w:val="17"/>
              </w:rPr>
              <w:t>Low</w:t>
            </w:r>
          </w:p>
        </w:tc>
        <w:tc>
          <w:tcPr>
            <w:tcW w:w="680" w:type="dxa"/>
          </w:tcPr>
          <w:p w14:paraId="13F33BA6" w14:textId="77777777" w:rsidR="00870B45" w:rsidRDefault="00870B45"/>
        </w:tc>
        <w:tc>
          <w:tcPr>
            <w:tcW w:w="1701" w:type="dxa"/>
          </w:tcPr>
          <w:p w14:paraId="754415F6" w14:textId="77777777" w:rsidR="00870B45" w:rsidRDefault="00870B45"/>
        </w:tc>
      </w:tr>
      <w:tr w:rsidR="00870B45" w14:paraId="1C99F053" w14:textId="77777777">
        <w:trPr>
          <w:jc w:val="center"/>
        </w:trPr>
        <w:tc>
          <w:tcPr>
            <w:tcW w:w="567" w:type="dxa"/>
          </w:tcPr>
          <w:p w14:paraId="5FEA47EA" w14:textId="77777777" w:rsidR="00870B45" w:rsidRDefault="00000000">
            <w:r>
              <w:rPr>
                <w:sz w:val="17"/>
              </w:rPr>
              <w:t>31</w:t>
            </w:r>
          </w:p>
        </w:tc>
        <w:tc>
          <w:tcPr>
            <w:tcW w:w="4649" w:type="dxa"/>
          </w:tcPr>
          <w:p w14:paraId="39D5BD6A" w14:textId="77777777" w:rsidR="00870B45" w:rsidRDefault="00000000">
            <w:r>
              <w:rPr>
                <w:sz w:val="17"/>
              </w:rPr>
              <w:t>Plot the modelled ceiling against actual power, live</w:t>
            </w:r>
          </w:p>
        </w:tc>
        <w:tc>
          <w:tcPr>
            <w:tcW w:w="737" w:type="dxa"/>
          </w:tcPr>
          <w:p w14:paraId="57D06A71" w14:textId="77777777" w:rsidR="00870B45" w:rsidRDefault="00000000">
            <w:r>
              <w:rPr>
                <w:sz w:val="17"/>
              </w:rPr>
              <w:t>M</w:t>
            </w:r>
          </w:p>
        </w:tc>
        <w:tc>
          <w:tcPr>
            <w:tcW w:w="907" w:type="dxa"/>
          </w:tcPr>
          <w:p w14:paraId="71905035" w14:textId="77777777" w:rsidR="00870B45" w:rsidRDefault="00000000">
            <w:r>
              <w:rPr>
                <w:sz w:val="17"/>
              </w:rPr>
              <w:t>Low</w:t>
            </w:r>
          </w:p>
        </w:tc>
        <w:tc>
          <w:tcPr>
            <w:tcW w:w="680" w:type="dxa"/>
          </w:tcPr>
          <w:p w14:paraId="4861F551" w14:textId="77777777" w:rsidR="00870B45" w:rsidRDefault="00870B45"/>
        </w:tc>
        <w:tc>
          <w:tcPr>
            <w:tcW w:w="1701" w:type="dxa"/>
          </w:tcPr>
          <w:p w14:paraId="710D0C33" w14:textId="77777777" w:rsidR="00870B45" w:rsidRDefault="00870B45"/>
        </w:tc>
      </w:tr>
      <w:tr w:rsidR="00870B45" w14:paraId="52E30396" w14:textId="77777777">
        <w:trPr>
          <w:jc w:val="center"/>
        </w:trPr>
        <w:tc>
          <w:tcPr>
            <w:tcW w:w="567" w:type="dxa"/>
          </w:tcPr>
          <w:p w14:paraId="58A553ED" w14:textId="77777777" w:rsidR="00870B45" w:rsidRDefault="00000000">
            <w:r>
              <w:rPr>
                <w:sz w:val="17"/>
              </w:rPr>
              <w:t>32</w:t>
            </w:r>
          </w:p>
        </w:tc>
        <w:tc>
          <w:tcPr>
            <w:tcW w:w="4649" w:type="dxa"/>
          </w:tcPr>
          <w:p w14:paraId="599198A4" w14:textId="77777777" w:rsidR="00870B45" w:rsidRDefault="00000000">
            <w:r>
              <w:rPr>
                <w:sz w:val="17"/>
              </w:rPr>
              <w:t>The lactate curve, live, with its uncertainty</w:t>
            </w:r>
          </w:p>
        </w:tc>
        <w:tc>
          <w:tcPr>
            <w:tcW w:w="737" w:type="dxa"/>
          </w:tcPr>
          <w:p w14:paraId="4199BAD9" w14:textId="77777777" w:rsidR="00870B45" w:rsidRDefault="00000000">
            <w:r>
              <w:rPr>
                <w:sz w:val="17"/>
              </w:rPr>
              <w:t>M</w:t>
            </w:r>
          </w:p>
        </w:tc>
        <w:tc>
          <w:tcPr>
            <w:tcW w:w="907" w:type="dxa"/>
          </w:tcPr>
          <w:p w14:paraId="41A1E68E" w14:textId="77777777" w:rsidR="00870B45" w:rsidRDefault="00000000">
            <w:r>
              <w:rPr>
                <w:sz w:val="17"/>
              </w:rPr>
              <w:t>Low</w:t>
            </w:r>
          </w:p>
        </w:tc>
        <w:tc>
          <w:tcPr>
            <w:tcW w:w="680" w:type="dxa"/>
          </w:tcPr>
          <w:p w14:paraId="7B16B99D" w14:textId="77777777" w:rsidR="00870B45" w:rsidRDefault="00870B45"/>
        </w:tc>
        <w:tc>
          <w:tcPr>
            <w:tcW w:w="1701" w:type="dxa"/>
          </w:tcPr>
          <w:p w14:paraId="31DBA8AF" w14:textId="77777777" w:rsidR="00870B45" w:rsidRDefault="00870B45"/>
        </w:tc>
      </w:tr>
      <w:tr w:rsidR="00870B45" w14:paraId="2D8E6C8F" w14:textId="77777777">
        <w:trPr>
          <w:jc w:val="center"/>
        </w:trPr>
        <w:tc>
          <w:tcPr>
            <w:tcW w:w="567" w:type="dxa"/>
          </w:tcPr>
          <w:p w14:paraId="6A0D6C4E" w14:textId="77777777" w:rsidR="00870B45" w:rsidRDefault="00000000">
            <w:r>
              <w:rPr>
                <w:sz w:val="17"/>
              </w:rPr>
              <w:t>33</w:t>
            </w:r>
          </w:p>
        </w:tc>
        <w:tc>
          <w:tcPr>
            <w:tcW w:w="4649" w:type="dxa"/>
          </w:tcPr>
          <w:p w14:paraId="2000CBDF" w14:textId="77777777" w:rsidR="00870B45" w:rsidRDefault="00000000">
            <w:r>
              <w:rPr>
                <w:sz w:val="17"/>
              </w:rPr>
              <w:t>A maximality panel that shows which criteria have been met</w:t>
            </w:r>
          </w:p>
        </w:tc>
        <w:tc>
          <w:tcPr>
            <w:tcW w:w="737" w:type="dxa"/>
          </w:tcPr>
          <w:p w14:paraId="5999F431" w14:textId="77777777" w:rsidR="00870B45" w:rsidRDefault="00000000">
            <w:r>
              <w:rPr>
                <w:sz w:val="17"/>
              </w:rPr>
              <w:t>M</w:t>
            </w:r>
          </w:p>
        </w:tc>
        <w:tc>
          <w:tcPr>
            <w:tcW w:w="907" w:type="dxa"/>
          </w:tcPr>
          <w:p w14:paraId="0239CEE6" w14:textId="77777777" w:rsidR="00870B45" w:rsidRDefault="00000000">
            <w:r>
              <w:rPr>
                <w:sz w:val="17"/>
              </w:rPr>
              <w:t>Low</w:t>
            </w:r>
          </w:p>
        </w:tc>
        <w:tc>
          <w:tcPr>
            <w:tcW w:w="680" w:type="dxa"/>
          </w:tcPr>
          <w:p w14:paraId="7EC311E3" w14:textId="77777777" w:rsidR="00870B45" w:rsidRDefault="00870B45"/>
        </w:tc>
        <w:tc>
          <w:tcPr>
            <w:tcW w:w="1701" w:type="dxa"/>
          </w:tcPr>
          <w:p w14:paraId="1C92247C" w14:textId="77777777" w:rsidR="00870B45" w:rsidRDefault="00870B45"/>
        </w:tc>
      </w:tr>
      <w:tr w:rsidR="00870B45" w14:paraId="7D45ABF0" w14:textId="77777777">
        <w:trPr>
          <w:jc w:val="center"/>
        </w:trPr>
        <w:tc>
          <w:tcPr>
            <w:tcW w:w="567" w:type="dxa"/>
          </w:tcPr>
          <w:p w14:paraId="4BE776AD" w14:textId="77777777" w:rsidR="00870B45" w:rsidRDefault="00000000">
            <w:r>
              <w:rPr>
                <w:sz w:val="17"/>
              </w:rPr>
              <w:t>34</w:t>
            </w:r>
          </w:p>
        </w:tc>
        <w:tc>
          <w:tcPr>
            <w:tcW w:w="4649" w:type="dxa"/>
          </w:tcPr>
          <w:p w14:paraId="09C0A4B1" w14:textId="77777777" w:rsidR="00870B45" w:rsidRDefault="00000000">
            <w:r>
              <w:rPr>
                <w:sz w:val="17"/>
              </w:rPr>
              <w:t>A signal-quality strip, one line per metric</w:t>
            </w:r>
          </w:p>
        </w:tc>
        <w:tc>
          <w:tcPr>
            <w:tcW w:w="737" w:type="dxa"/>
          </w:tcPr>
          <w:p w14:paraId="3E7AC59C" w14:textId="77777777" w:rsidR="00870B45" w:rsidRDefault="00000000">
            <w:r>
              <w:rPr>
                <w:sz w:val="17"/>
              </w:rPr>
              <w:t>S</w:t>
            </w:r>
          </w:p>
        </w:tc>
        <w:tc>
          <w:tcPr>
            <w:tcW w:w="907" w:type="dxa"/>
          </w:tcPr>
          <w:p w14:paraId="06FBCB11" w14:textId="77777777" w:rsidR="00870B45" w:rsidRDefault="00000000">
            <w:r>
              <w:rPr>
                <w:sz w:val="17"/>
              </w:rPr>
              <w:t>Low</w:t>
            </w:r>
          </w:p>
        </w:tc>
        <w:tc>
          <w:tcPr>
            <w:tcW w:w="680" w:type="dxa"/>
          </w:tcPr>
          <w:p w14:paraId="04A9F30B" w14:textId="77777777" w:rsidR="00870B45" w:rsidRDefault="00870B45"/>
        </w:tc>
        <w:tc>
          <w:tcPr>
            <w:tcW w:w="1701" w:type="dxa"/>
          </w:tcPr>
          <w:p w14:paraId="06DD9264" w14:textId="77777777" w:rsidR="00870B45" w:rsidRDefault="00870B45"/>
        </w:tc>
      </w:tr>
      <w:tr w:rsidR="00870B45" w14:paraId="1AB220CF" w14:textId="77777777">
        <w:trPr>
          <w:jc w:val="center"/>
        </w:trPr>
        <w:tc>
          <w:tcPr>
            <w:tcW w:w="567" w:type="dxa"/>
          </w:tcPr>
          <w:p w14:paraId="74E21D6E" w14:textId="77777777" w:rsidR="00870B45" w:rsidRDefault="00000000">
            <w:r>
              <w:rPr>
                <w:sz w:val="17"/>
              </w:rPr>
              <w:t>35</w:t>
            </w:r>
          </w:p>
        </w:tc>
        <w:tc>
          <w:tcPr>
            <w:tcW w:w="4649" w:type="dxa"/>
          </w:tcPr>
          <w:p w14:paraId="218FFFEC" w14:textId="77777777" w:rsidR="00870B45" w:rsidRDefault="00000000">
            <w:r>
              <w:rPr>
                <w:sz w:val="17"/>
              </w:rPr>
              <w:t>One-key event markers</w:t>
            </w:r>
          </w:p>
        </w:tc>
        <w:tc>
          <w:tcPr>
            <w:tcW w:w="737" w:type="dxa"/>
          </w:tcPr>
          <w:p w14:paraId="2C59B70F" w14:textId="77777777" w:rsidR="00870B45" w:rsidRDefault="00000000">
            <w:r>
              <w:rPr>
                <w:sz w:val="17"/>
              </w:rPr>
              <w:t>S</w:t>
            </w:r>
          </w:p>
        </w:tc>
        <w:tc>
          <w:tcPr>
            <w:tcW w:w="907" w:type="dxa"/>
          </w:tcPr>
          <w:p w14:paraId="08D08861" w14:textId="77777777" w:rsidR="00870B45" w:rsidRDefault="00000000">
            <w:r>
              <w:rPr>
                <w:sz w:val="17"/>
              </w:rPr>
              <w:t>Low</w:t>
            </w:r>
          </w:p>
        </w:tc>
        <w:tc>
          <w:tcPr>
            <w:tcW w:w="680" w:type="dxa"/>
          </w:tcPr>
          <w:p w14:paraId="430CA11E" w14:textId="77777777" w:rsidR="00870B45" w:rsidRDefault="00870B45"/>
        </w:tc>
        <w:tc>
          <w:tcPr>
            <w:tcW w:w="1701" w:type="dxa"/>
          </w:tcPr>
          <w:p w14:paraId="568DD85C" w14:textId="77777777" w:rsidR="00870B45" w:rsidRDefault="00870B45"/>
        </w:tc>
      </w:tr>
      <w:tr w:rsidR="00870B45" w14:paraId="0FFE1337" w14:textId="77777777">
        <w:trPr>
          <w:jc w:val="center"/>
        </w:trPr>
        <w:tc>
          <w:tcPr>
            <w:tcW w:w="567" w:type="dxa"/>
          </w:tcPr>
          <w:p w14:paraId="3EA16171" w14:textId="77777777" w:rsidR="00870B45" w:rsidRDefault="00000000">
            <w:r>
              <w:rPr>
                <w:sz w:val="17"/>
              </w:rPr>
              <w:t>36</w:t>
            </w:r>
          </w:p>
        </w:tc>
        <w:tc>
          <w:tcPr>
            <w:tcW w:w="4649" w:type="dxa"/>
          </w:tcPr>
          <w:p w14:paraId="50240763" w14:textId="77777777" w:rsidR="00870B45" w:rsidRDefault="00000000">
            <w:r>
              <w:rPr>
                <w:sz w:val="17"/>
              </w:rPr>
              <w:t>Show the next three steps, not just the current one</w:t>
            </w:r>
          </w:p>
        </w:tc>
        <w:tc>
          <w:tcPr>
            <w:tcW w:w="737" w:type="dxa"/>
          </w:tcPr>
          <w:p w14:paraId="113C4AEB" w14:textId="77777777" w:rsidR="00870B45" w:rsidRDefault="00000000">
            <w:r>
              <w:rPr>
                <w:sz w:val="17"/>
              </w:rPr>
              <w:t>S</w:t>
            </w:r>
          </w:p>
        </w:tc>
        <w:tc>
          <w:tcPr>
            <w:tcW w:w="907" w:type="dxa"/>
          </w:tcPr>
          <w:p w14:paraId="5112C6B4" w14:textId="77777777" w:rsidR="00870B45" w:rsidRDefault="00000000">
            <w:r>
              <w:rPr>
                <w:sz w:val="17"/>
              </w:rPr>
              <w:t>Low</w:t>
            </w:r>
          </w:p>
        </w:tc>
        <w:tc>
          <w:tcPr>
            <w:tcW w:w="680" w:type="dxa"/>
          </w:tcPr>
          <w:p w14:paraId="585DBD1C" w14:textId="77777777" w:rsidR="00870B45" w:rsidRDefault="00870B45"/>
        </w:tc>
        <w:tc>
          <w:tcPr>
            <w:tcW w:w="1701" w:type="dxa"/>
          </w:tcPr>
          <w:p w14:paraId="1F2CAD38" w14:textId="77777777" w:rsidR="00870B45" w:rsidRDefault="00870B45"/>
        </w:tc>
      </w:tr>
      <w:tr w:rsidR="00870B45" w14:paraId="2733A849" w14:textId="77777777">
        <w:trPr>
          <w:jc w:val="center"/>
        </w:trPr>
        <w:tc>
          <w:tcPr>
            <w:tcW w:w="567" w:type="dxa"/>
          </w:tcPr>
          <w:p w14:paraId="2133DE9A" w14:textId="77777777" w:rsidR="00870B45" w:rsidRDefault="00000000">
            <w:r>
              <w:rPr>
                <w:sz w:val="17"/>
              </w:rPr>
              <w:t>37</w:t>
            </w:r>
          </w:p>
        </w:tc>
        <w:tc>
          <w:tcPr>
            <w:tcW w:w="4649" w:type="dxa"/>
          </w:tcPr>
          <w:p w14:paraId="5DEF8792" w14:textId="77777777" w:rsidR="00870B45" w:rsidRDefault="00000000">
            <w:r>
              <w:rPr>
                <w:sz w:val="17"/>
              </w:rPr>
              <w:t>Warn when another application takes the trainer</w:t>
            </w:r>
          </w:p>
        </w:tc>
        <w:tc>
          <w:tcPr>
            <w:tcW w:w="737" w:type="dxa"/>
          </w:tcPr>
          <w:p w14:paraId="4930CCC5" w14:textId="77777777" w:rsidR="00870B45" w:rsidRDefault="00000000">
            <w:r>
              <w:rPr>
                <w:sz w:val="17"/>
              </w:rPr>
              <w:t>S</w:t>
            </w:r>
          </w:p>
        </w:tc>
        <w:tc>
          <w:tcPr>
            <w:tcW w:w="907" w:type="dxa"/>
          </w:tcPr>
          <w:p w14:paraId="702C8E82" w14:textId="77777777" w:rsidR="00870B45" w:rsidRDefault="00000000">
            <w:r>
              <w:rPr>
                <w:sz w:val="17"/>
              </w:rPr>
              <w:t>Low</w:t>
            </w:r>
          </w:p>
        </w:tc>
        <w:tc>
          <w:tcPr>
            <w:tcW w:w="680" w:type="dxa"/>
          </w:tcPr>
          <w:p w14:paraId="78641579" w14:textId="77777777" w:rsidR="00870B45" w:rsidRDefault="00870B45"/>
        </w:tc>
        <w:tc>
          <w:tcPr>
            <w:tcW w:w="1701" w:type="dxa"/>
          </w:tcPr>
          <w:p w14:paraId="3298B3BA" w14:textId="77777777" w:rsidR="00870B45" w:rsidRDefault="00870B45"/>
        </w:tc>
      </w:tr>
      <w:tr w:rsidR="00870B45" w14:paraId="2557DBC8" w14:textId="77777777">
        <w:trPr>
          <w:jc w:val="center"/>
        </w:trPr>
        <w:tc>
          <w:tcPr>
            <w:tcW w:w="567" w:type="dxa"/>
          </w:tcPr>
          <w:p w14:paraId="03CBB777" w14:textId="77777777" w:rsidR="00870B45" w:rsidRDefault="00000000">
            <w:r>
              <w:rPr>
                <w:sz w:val="17"/>
              </w:rPr>
              <w:t>38</w:t>
            </w:r>
          </w:p>
        </w:tc>
        <w:tc>
          <w:tcPr>
            <w:tcW w:w="4649" w:type="dxa"/>
          </w:tcPr>
          <w:p w14:paraId="3949F386" w14:textId="77777777" w:rsidR="00870B45" w:rsidRDefault="00000000">
            <w:r>
              <w:rPr>
                <w:sz w:val="17"/>
              </w:rPr>
              <w:t>Mark every source switch on the trace</w:t>
            </w:r>
          </w:p>
        </w:tc>
        <w:tc>
          <w:tcPr>
            <w:tcW w:w="737" w:type="dxa"/>
          </w:tcPr>
          <w:p w14:paraId="6510245C" w14:textId="77777777" w:rsidR="00870B45" w:rsidRDefault="00000000">
            <w:r>
              <w:rPr>
                <w:sz w:val="17"/>
              </w:rPr>
              <w:t>S</w:t>
            </w:r>
          </w:p>
        </w:tc>
        <w:tc>
          <w:tcPr>
            <w:tcW w:w="907" w:type="dxa"/>
          </w:tcPr>
          <w:p w14:paraId="374FBE9B" w14:textId="77777777" w:rsidR="00870B45" w:rsidRDefault="00000000">
            <w:r>
              <w:rPr>
                <w:sz w:val="17"/>
              </w:rPr>
              <w:t>Low</w:t>
            </w:r>
          </w:p>
        </w:tc>
        <w:tc>
          <w:tcPr>
            <w:tcW w:w="680" w:type="dxa"/>
          </w:tcPr>
          <w:p w14:paraId="09500A57" w14:textId="77777777" w:rsidR="00870B45" w:rsidRDefault="00870B45"/>
        </w:tc>
        <w:tc>
          <w:tcPr>
            <w:tcW w:w="1701" w:type="dxa"/>
          </w:tcPr>
          <w:p w14:paraId="5EA970C3" w14:textId="77777777" w:rsidR="00870B45" w:rsidRDefault="00870B45"/>
        </w:tc>
      </w:tr>
      <w:tr w:rsidR="00870B45" w14:paraId="6DBA20EB" w14:textId="77777777">
        <w:trPr>
          <w:jc w:val="center"/>
        </w:trPr>
        <w:tc>
          <w:tcPr>
            <w:tcW w:w="567" w:type="dxa"/>
          </w:tcPr>
          <w:p w14:paraId="3697538F" w14:textId="77777777" w:rsidR="00870B45" w:rsidRDefault="00000000">
            <w:r>
              <w:rPr>
                <w:sz w:val="17"/>
              </w:rPr>
              <w:t>39</w:t>
            </w:r>
          </w:p>
        </w:tc>
        <w:tc>
          <w:tcPr>
            <w:tcW w:w="4649" w:type="dxa"/>
          </w:tcPr>
          <w:p w14:paraId="666D6EDC" w14:textId="77777777" w:rsidR="00870B45" w:rsidRDefault="00000000">
            <w:r>
              <w:rPr>
                <w:sz w:val="17"/>
              </w:rPr>
              <w:t>Battery thresholds before and warnings during</w:t>
            </w:r>
          </w:p>
        </w:tc>
        <w:tc>
          <w:tcPr>
            <w:tcW w:w="737" w:type="dxa"/>
          </w:tcPr>
          <w:p w14:paraId="0F42ECEE" w14:textId="77777777" w:rsidR="00870B45" w:rsidRDefault="00000000">
            <w:r>
              <w:rPr>
                <w:sz w:val="17"/>
              </w:rPr>
              <w:t>S</w:t>
            </w:r>
          </w:p>
        </w:tc>
        <w:tc>
          <w:tcPr>
            <w:tcW w:w="907" w:type="dxa"/>
          </w:tcPr>
          <w:p w14:paraId="1588155E" w14:textId="77777777" w:rsidR="00870B45" w:rsidRDefault="00000000">
            <w:r>
              <w:rPr>
                <w:sz w:val="17"/>
              </w:rPr>
              <w:t>Low</w:t>
            </w:r>
          </w:p>
        </w:tc>
        <w:tc>
          <w:tcPr>
            <w:tcW w:w="680" w:type="dxa"/>
          </w:tcPr>
          <w:p w14:paraId="20A885C0" w14:textId="77777777" w:rsidR="00870B45" w:rsidRDefault="00870B45"/>
        </w:tc>
        <w:tc>
          <w:tcPr>
            <w:tcW w:w="1701" w:type="dxa"/>
          </w:tcPr>
          <w:p w14:paraId="7C1FDEFA" w14:textId="77777777" w:rsidR="00870B45" w:rsidRDefault="00870B45"/>
        </w:tc>
      </w:tr>
      <w:tr w:rsidR="00870B45" w14:paraId="44D38BF6" w14:textId="77777777">
        <w:trPr>
          <w:jc w:val="center"/>
        </w:trPr>
        <w:tc>
          <w:tcPr>
            <w:tcW w:w="567" w:type="dxa"/>
          </w:tcPr>
          <w:p w14:paraId="188DBA34" w14:textId="77777777" w:rsidR="00870B45" w:rsidRDefault="00000000">
            <w:r>
              <w:rPr>
                <w:sz w:val="17"/>
              </w:rPr>
              <w:t>40</w:t>
            </w:r>
          </w:p>
        </w:tc>
        <w:tc>
          <w:tcPr>
            <w:tcW w:w="4649" w:type="dxa"/>
          </w:tcPr>
          <w:p w14:paraId="102D26D9" w14:textId="77777777" w:rsidR="00870B45" w:rsidRDefault="00000000">
            <w:r>
              <w:rPr>
                <w:sz w:val="17"/>
              </w:rPr>
              <w:t>Data gaps as records, not as absence</w:t>
            </w:r>
          </w:p>
        </w:tc>
        <w:tc>
          <w:tcPr>
            <w:tcW w:w="737" w:type="dxa"/>
          </w:tcPr>
          <w:p w14:paraId="2F381106" w14:textId="77777777" w:rsidR="00870B45" w:rsidRDefault="00000000">
            <w:r>
              <w:rPr>
                <w:sz w:val="17"/>
              </w:rPr>
              <w:t>M</w:t>
            </w:r>
          </w:p>
        </w:tc>
        <w:tc>
          <w:tcPr>
            <w:tcW w:w="907" w:type="dxa"/>
          </w:tcPr>
          <w:p w14:paraId="14F1E3E1" w14:textId="77777777" w:rsidR="00870B45" w:rsidRDefault="00000000">
            <w:r>
              <w:rPr>
                <w:sz w:val="17"/>
              </w:rPr>
              <w:t>Low</w:t>
            </w:r>
          </w:p>
        </w:tc>
        <w:tc>
          <w:tcPr>
            <w:tcW w:w="680" w:type="dxa"/>
          </w:tcPr>
          <w:p w14:paraId="1EBFFA45" w14:textId="77777777" w:rsidR="00870B45" w:rsidRDefault="00870B45"/>
        </w:tc>
        <w:tc>
          <w:tcPr>
            <w:tcW w:w="1701" w:type="dxa"/>
          </w:tcPr>
          <w:p w14:paraId="45F0E023" w14:textId="77777777" w:rsidR="00870B45" w:rsidRDefault="00870B45"/>
        </w:tc>
      </w:tr>
      <w:tr w:rsidR="00870B45" w14:paraId="2BDD0464" w14:textId="77777777">
        <w:trPr>
          <w:jc w:val="center"/>
        </w:trPr>
        <w:tc>
          <w:tcPr>
            <w:tcW w:w="567" w:type="dxa"/>
          </w:tcPr>
          <w:p w14:paraId="02AD2FC4" w14:textId="77777777" w:rsidR="00870B45" w:rsidRDefault="00000000">
            <w:r>
              <w:rPr>
                <w:sz w:val="17"/>
              </w:rPr>
              <w:t>41</w:t>
            </w:r>
          </w:p>
        </w:tc>
        <w:tc>
          <w:tcPr>
            <w:tcW w:w="4649" w:type="dxa"/>
          </w:tcPr>
          <w:p w14:paraId="490E2C0C" w14:textId="77777777" w:rsidR="00870B45" w:rsidRDefault="00000000">
            <w:r>
              <w:rPr>
                <w:sz w:val="17"/>
              </w:rPr>
              <w:t>Artefact detection and correction for R-R intervals, with the artefact rate reported</w:t>
            </w:r>
          </w:p>
        </w:tc>
        <w:tc>
          <w:tcPr>
            <w:tcW w:w="737" w:type="dxa"/>
          </w:tcPr>
          <w:p w14:paraId="3FBCAAE5" w14:textId="77777777" w:rsidR="00870B45" w:rsidRDefault="00000000">
            <w:r>
              <w:rPr>
                <w:sz w:val="17"/>
              </w:rPr>
              <w:t>M</w:t>
            </w:r>
          </w:p>
        </w:tc>
        <w:tc>
          <w:tcPr>
            <w:tcW w:w="907" w:type="dxa"/>
          </w:tcPr>
          <w:p w14:paraId="43F4D833" w14:textId="77777777" w:rsidR="00870B45" w:rsidRDefault="00000000">
            <w:r>
              <w:rPr>
                <w:sz w:val="17"/>
              </w:rPr>
              <w:t>Low</w:t>
            </w:r>
          </w:p>
        </w:tc>
        <w:tc>
          <w:tcPr>
            <w:tcW w:w="680" w:type="dxa"/>
          </w:tcPr>
          <w:p w14:paraId="23170188" w14:textId="77777777" w:rsidR="00870B45" w:rsidRDefault="00870B45"/>
        </w:tc>
        <w:tc>
          <w:tcPr>
            <w:tcW w:w="1701" w:type="dxa"/>
          </w:tcPr>
          <w:p w14:paraId="44A2928D" w14:textId="77777777" w:rsidR="00870B45" w:rsidRDefault="00870B45"/>
        </w:tc>
      </w:tr>
      <w:tr w:rsidR="00870B45" w14:paraId="1C14736A" w14:textId="77777777">
        <w:trPr>
          <w:jc w:val="center"/>
        </w:trPr>
        <w:tc>
          <w:tcPr>
            <w:tcW w:w="567" w:type="dxa"/>
          </w:tcPr>
          <w:p w14:paraId="58FE29A6" w14:textId="77777777" w:rsidR="00870B45" w:rsidRDefault="00000000">
            <w:r>
              <w:rPr>
                <w:sz w:val="17"/>
              </w:rPr>
              <w:t>42</w:t>
            </w:r>
          </w:p>
        </w:tc>
        <w:tc>
          <w:tcPr>
            <w:tcW w:w="4649" w:type="dxa"/>
          </w:tcPr>
          <w:p w14:paraId="29909D6C" w14:textId="77777777" w:rsidR="00870B45" w:rsidRDefault="00000000">
            <w:r>
              <w:rPr>
                <w:sz w:val="17"/>
              </w:rPr>
              <w:t>Flag implausible values, do not fix them</w:t>
            </w:r>
          </w:p>
        </w:tc>
        <w:tc>
          <w:tcPr>
            <w:tcW w:w="737" w:type="dxa"/>
          </w:tcPr>
          <w:p w14:paraId="2BF40317" w14:textId="77777777" w:rsidR="00870B45" w:rsidRDefault="00000000">
            <w:r>
              <w:rPr>
                <w:sz w:val="17"/>
              </w:rPr>
              <w:t>M</w:t>
            </w:r>
          </w:p>
        </w:tc>
        <w:tc>
          <w:tcPr>
            <w:tcW w:w="907" w:type="dxa"/>
          </w:tcPr>
          <w:p w14:paraId="4B274E70" w14:textId="77777777" w:rsidR="00870B45" w:rsidRDefault="00000000">
            <w:r>
              <w:rPr>
                <w:sz w:val="17"/>
              </w:rPr>
              <w:t>Low</w:t>
            </w:r>
          </w:p>
        </w:tc>
        <w:tc>
          <w:tcPr>
            <w:tcW w:w="680" w:type="dxa"/>
          </w:tcPr>
          <w:p w14:paraId="3DF90AA9" w14:textId="77777777" w:rsidR="00870B45" w:rsidRDefault="00870B45"/>
        </w:tc>
        <w:tc>
          <w:tcPr>
            <w:tcW w:w="1701" w:type="dxa"/>
          </w:tcPr>
          <w:p w14:paraId="161AC56C" w14:textId="77777777" w:rsidR="00870B45" w:rsidRDefault="00870B45"/>
        </w:tc>
      </w:tr>
      <w:tr w:rsidR="00870B45" w14:paraId="4C1421A5" w14:textId="77777777">
        <w:trPr>
          <w:jc w:val="center"/>
        </w:trPr>
        <w:tc>
          <w:tcPr>
            <w:tcW w:w="567" w:type="dxa"/>
          </w:tcPr>
          <w:p w14:paraId="579C5F4E" w14:textId="77777777" w:rsidR="00870B45" w:rsidRDefault="00000000">
            <w:r>
              <w:rPr>
                <w:sz w:val="17"/>
              </w:rPr>
              <w:t>43</w:t>
            </w:r>
          </w:p>
        </w:tc>
        <w:tc>
          <w:tcPr>
            <w:tcW w:w="4649" w:type="dxa"/>
          </w:tcPr>
          <w:p w14:paraId="25011D36" w14:textId="77777777" w:rsidR="00870B45" w:rsidRDefault="00000000">
            <w:r>
              <w:rPr>
                <w:sz w:val="17"/>
              </w:rPr>
              <w:t>Muscle oxygenation as a recorded metric</w:t>
            </w:r>
          </w:p>
        </w:tc>
        <w:tc>
          <w:tcPr>
            <w:tcW w:w="737" w:type="dxa"/>
          </w:tcPr>
          <w:p w14:paraId="36CA6D58" w14:textId="77777777" w:rsidR="00870B45" w:rsidRDefault="00000000">
            <w:r>
              <w:rPr>
                <w:sz w:val="17"/>
              </w:rPr>
              <w:t>M</w:t>
            </w:r>
          </w:p>
        </w:tc>
        <w:tc>
          <w:tcPr>
            <w:tcW w:w="907" w:type="dxa"/>
          </w:tcPr>
          <w:p w14:paraId="0ED1A2D0" w14:textId="77777777" w:rsidR="00870B45" w:rsidRDefault="00000000">
            <w:r>
              <w:rPr>
                <w:sz w:val="17"/>
              </w:rPr>
              <w:t>Medium</w:t>
            </w:r>
          </w:p>
        </w:tc>
        <w:tc>
          <w:tcPr>
            <w:tcW w:w="680" w:type="dxa"/>
          </w:tcPr>
          <w:p w14:paraId="1B5FB0E0" w14:textId="77777777" w:rsidR="00870B45" w:rsidRDefault="00870B45"/>
        </w:tc>
        <w:tc>
          <w:tcPr>
            <w:tcW w:w="1701" w:type="dxa"/>
          </w:tcPr>
          <w:p w14:paraId="41113467" w14:textId="77777777" w:rsidR="00870B45" w:rsidRDefault="00870B45"/>
        </w:tc>
      </w:tr>
      <w:tr w:rsidR="00870B45" w14:paraId="12118EBE" w14:textId="77777777">
        <w:trPr>
          <w:jc w:val="center"/>
        </w:trPr>
        <w:tc>
          <w:tcPr>
            <w:tcW w:w="567" w:type="dxa"/>
          </w:tcPr>
          <w:p w14:paraId="3B5B82B2" w14:textId="77777777" w:rsidR="00870B45" w:rsidRDefault="00000000">
            <w:r>
              <w:rPr>
                <w:sz w:val="17"/>
              </w:rPr>
              <w:t>44</w:t>
            </w:r>
          </w:p>
        </w:tc>
        <w:tc>
          <w:tcPr>
            <w:tcW w:w="4649" w:type="dxa"/>
          </w:tcPr>
          <w:p w14:paraId="40B1B2A4" w14:textId="77777777" w:rsidR="00870B45" w:rsidRDefault="00000000">
            <w:r>
              <w:rPr>
                <w:sz w:val="17"/>
              </w:rPr>
              <w:t>A replay harness over recorded traces</w:t>
            </w:r>
          </w:p>
        </w:tc>
        <w:tc>
          <w:tcPr>
            <w:tcW w:w="737" w:type="dxa"/>
          </w:tcPr>
          <w:p w14:paraId="7C1F1E75" w14:textId="77777777" w:rsidR="00870B45" w:rsidRDefault="00000000">
            <w:r>
              <w:rPr>
                <w:sz w:val="17"/>
              </w:rPr>
              <w:t>M</w:t>
            </w:r>
          </w:p>
        </w:tc>
        <w:tc>
          <w:tcPr>
            <w:tcW w:w="907" w:type="dxa"/>
          </w:tcPr>
          <w:p w14:paraId="50E06963" w14:textId="77777777" w:rsidR="00870B45" w:rsidRDefault="00000000">
            <w:r>
              <w:rPr>
                <w:sz w:val="17"/>
              </w:rPr>
              <w:t>Low</w:t>
            </w:r>
          </w:p>
        </w:tc>
        <w:tc>
          <w:tcPr>
            <w:tcW w:w="680" w:type="dxa"/>
          </w:tcPr>
          <w:p w14:paraId="4C37D09C" w14:textId="77777777" w:rsidR="00870B45" w:rsidRDefault="00870B45"/>
        </w:tc>
        <w:tc>
          <w:tcPr>
            <w:tcW w:w="1701" w:type="dxa"/>
          </w:tcPr>
          <w:p w14:paraId="144ABBC1" w14:textId="77777777" w:rsidR="00870B45" w:rsidRDefault="00870B45"/>
        </w:tc>
      </w:tr>
      <w:tr w:rsidR="00870B45" w14:paraId="5100D2A3" w14:textId="77777777">
        <w:trPr>
          <w:jc w:val="center"/>
        </w:trPr>
        <w:tc>
          <w:tcPr>
            <w:tcW w:w="567" w:type="dxa"/>
          </w:tcPr>
          <w:p w14:paraId="469DC845" w14:textId="77777777" w:rsidR="00870B45" w:rsidRDefault="00000000">
            <w:r>
              <w:rPr>
                <w:sz w:val="17"/>
              </w:rPr>
              <w:t>45</w:t>
            </w:r>
          </w:p>
        </w:tc>
        <w:tc>
          <w:tcPr>
            <w:tcW w:w="4649" w:type="dxa"/>
          </w:tcPr>
          <w:p w14:paraId="2E18D037" w14:textId="77777777" w:rsidR="00870B45" w:rsidRDefault="00000000">
            <w:r>
              <w:rPr>
                <w:sz w:val="17"/>
              </w:rPr>
              <w:t>Ambient conditions sampled through the test, not once</w:t>
            </w:r>
          </w:p>
        </w:tc>
        <w:tc>
          <w:tcPr>
            <w:tcW w:w="737" w:type="dxa"/>
          </w:tcPr>
          <w:p w14:paraId="08F89CF5" w14:textId="77777777" w:rsidR="00870B45" w:rsidRDefault="00000000">
            <w:r>
              <w:rPr>
                <w:sz w:val="17"/>
              </w:rPr>
              <w:t>M</w:t>
            </w:r>
          </w:p>
        </w:tc>
        <w:tc>
          <w:tcPr>
            <w:tcW w:w="907" w:type="dxa"/>
          </w:tcPr>
          <w:p w14:paraId="44AA27B7" w14:textId="77777777" w:rsidR="00870B45" w:rsidRDefault="00000000">
            <w:r>
              <w:rPr>
                <w:sz w:val="17"/>
              </w:rPr>
              <w:t>Low</w:t>
            </w:r>
          </w:p>
        </w:tc>
        <w:tc>
          <w:tcPr>
            <w:tcW w:w="680" w:type="dxa"/>
          </w:tcPr>
          <w:p w14:paraId="4EC2609C" w14:textId="77777777" w:rsidR="00870B45" w:rsidRDefault="00870B45"/>
        </w:tc>
        <w:tc>
          <w:tcPr>
            <w:tcW w:w="1701" w:type="dxa"/>
          </w:tcPr>
          <w:p w14:paraId="1201254E" w14:textId="77777777" w:rsidR="00870B45" w:rsidRDefault="00870B45"/>
        </w:tc>
      </w:tr>
      <w:tr w:rsidR="00870B45" w14:paraId="77E73BB2" w14:textId="77777777">
        <w:trPr>
          <w:jc w:val="center"/>
        </w:trPr>
        <w:tc>
          <w:tcPr>
            <w:tcW w:w="567" w:type="dxa"/>
          </w:tcPr>
          <w:p w14:paraId="279DA4FD" w14:textId="77777777" w:rsidR="00870B45" w:rsidRDefault="00000000">
            <w:r>
              <w:rPr>
                <w:sz w:val="17"/>
              </w:rPr>
              <w:t>46</w:t>
            </w:r>
          </w:p>
        </w:tc>
        <w:tc>
          <w:tcPr>
            <w:tcW w:w="4649" w:type="dxa"/>
          </w:tcPr>
          <w:p w14:paraId="65CF355B" w14:textId="77777777" w:rsidR="00870B45" w:rsidRDefault="00000000">
            <w:r>
              <w:rPr>
                <w:sz w:val="17"/>
              </w:rPr>
              <w:t>Verify treadmill belt speed and store a per-machine correction</w:t>
            </w:r>
          </w:p>
        </w:tc>
        <w:tc>
          <w:tcPr>
            <w:tcW w:w="737" w:type="dxa"/>
          </w:tcPr>
          <w:p w14:paraId="593ECDC8" w14:textId="77777777" w:rsidR="00870B45" w:rsidRDefault="00000000">
            <w:r>
              <w:rPr>
                <w:sz w:val="17"/>
              </w:rPr>
              <w:t>M</w:t>
            </w:r>
          </w:p>
        </w:tc>
        <w:tc>
          <w:tcPr>
            <w:tcW w:w="907" w:type="dxa"/>
          </w:tcPr>
          <w:p w14:paraId="596956CF" w14:textId="77777777" w:rsidR="00870B45" w:rsidRDefault="00000000">
            <w:r>
              <w:rPr>
                <w:sz w:val="17"/>
              </w:rPr>
              <w:t>Low</w:t>
            </w:r>
          </w:p>
        </w:tc>
        <w:tc>
          <w:tcPr>
            <w:tcW w:w="680" w:type="dxa"/>
          </w:tcPr>
          <w:p w14:paraId="39342548" w14:textId="77777777" w:rsidR="00870B45" w:rsidRDefault="00870B45"/>
        </w:tc>
        <w:tc>
          <w:tcPr>
            <w:tcW w:w="1701" w:type="dxa"/>
          </w:tcPr>
          <w:p w14:paraId="20870C15" w14:textId="77777777" w:rsidR="00870B45" w:rsidRDefault="00870B45"/>
        </w:tc>
      </w:tr>
      <w:tr w:rsidR="00870B45" w14:paraId="3DCF2639" w14:textId="77777777">
        <w:trPr>
          <w:jc w:val="center"/>
        </w:trPr>
        <w:tc>
          <w:tcPr>
            <w:tcW w:w="567" w:type="dxa"/>
          </w:tcPr>
          <w:p w14:paraId="7CEA1319" w14:textId="77777777" w:rsidR="00870B45" w:rsidRDefault="00000000">
            <w:r>
              <w:rPr>
                <w:sz w:val="17"/>
              </w:rPr>
              <w:t>47</w:t>
            </w:r>
          </w:p>
        </w:tc>
        <w:tc>
          <w:tcPr>
            <w:tcW w:w="4649" w:type="dxa"/>
          </w:tcPr>
          <w:p w14:paraId="3AEB9474" w14:textId="77777777" w:rsidR="00870B45" w:rsidRDefault="00000000">
            <w:r>
              <w:rPr>
                <w:sz w:val="17"/>
              </w:rPr>
              <w:t>A verification log per ergometer, with a drift chart</w:t>
            </w:r>
          </w:p>
        </w:tc>
        <w:tc>
          <w:tcPr>
            <w:tcW w:w="737" w:type="dxa"/>
          </w:tcPr>
          <w:p w14:paraId="7AAAEF0B" w14:textId="77777777" w:rsidR="00870B45" w:rsidRDefault="00000000">
            <w:r>
              <w:rPr>
                <w:sz w:val="17"/>
              </w:rPr>
              <w:t>S</w:t>
            </w:r>
          </w:p>
        </w:tc>
        <w:tc>
          <w:tcPr>
            <w:tcW w:w="907" w:type="dxa"/>
          </w:tcPr>
          <w:p w14:paraId="0AA16F16" w14:textId="77777777" w:rsidR="00870B45" w:rsidRDefault="00000000">
            <w:r>
              <w:rPr>
                <w:sz w:val="17"/>
              </w:rPr>
              <w:t>Low</w:t>
            </w:r>
          </w:p>
        </w:tc>
        <w:tc>
          <w:tcPr>
            <w:tcW w:w="680" w:type="dxa"/>
          </w:tcPr>
          <w:p w14:paraId="6E2F5CA8" w14:textId="77777777" w:rsidR="00870B45" w:rsidRDefault="00870B45"/>
        </w:tc>
        <w:tc>
          <w:tcPr>
            <w:tcW w:w="1701" w:type="dxa"/>
          </w:tcPr>
          <w:p w14:paraId="2A0285AE" w14:textId="77777777" w:rsidR="00870B45" w:rsidRDefault="00870B45"/>
        </w:tc>
      </w:tr>
      <w:tr w:rsidR="00870B45" w14:paraId="3E1D79ED" w14:textId="77777777">
        <w:trPr>
          <w:jc w:val="center"/>
        </w:trPr>
        <w:tc>
          <w:tcPr>
            <w:tcW w:w="567" w:type="dxa"/>
          </w:tcPr>
          <w:p w14:paraId="4EFA3385" w14:textId="77777777" w:rsidR="00870B45" w:rsidRDefault="00000000">
            <w:r>
              <w:rPr>
                <w:sz w:val="17"/>
              </w:rPr>
              <w:t>48</w:t>
            </w:r>
          </w:p>
        </w:tc>
        <w:tc>
          <w:tcPr>
            <w:tcW w:w="4649" w:type="dxa"/>
          </w:tcPr>
          <w:p w14:paraId="6F9754D9" w14:textId="77777777" w:rsidR="00870B45" w:rsidRDefault="00000000">
            <w:r>
              <w:rPr>
                <w:sz w:val="17"/>
              </w:rPr>
              <w:t>Named pairing profiles for each lab setup</w:t>
            </w:r>
          </w:p>
        </w:tc>
        <w:tc>
          <w:tcPr>
            <w:tcW w:w="737" w:type="dxa"/>
          </w:tcPr>
          <w:p w14:paraId="1B9EF960" w14:textId="77777777" w:rsidR="00870B45" w:rsidRDefault="00000000">
            <w:r>
              <w:rPr>
                <w:sz w:val="17"/>
              </w:rPr>
              <w:t>M</w:t>
            </w:r>
          </w:p>
        </w:tc>
        <w:tc>
          <w:tcPr>
            <w:tcW w:w="907" w:type="dxa"/>
          </w:tcPr>
          <w:p w14:paraId="3CD1AAF9" w14:textId="77777777" w:rsidR="00870B45" w:rsidRDefault="00000000">
            <w:r>
              <w:rPr>
                <w:sz w:val="17"/>
              </w:rPr>
              <w:t>Low</w:t>
            </w:r>
          </w:p>
        </w:tc>
        <w:tc>
          <w:tcPr>
            <w:tcW w:w="680" w:type="dxa"/>
          </w:tcPr>
          <w:p w14:paraId="5298D6CA" w14:textId="77777777" w:rsidR="00870B45" w:rsidRDefault="00870B45"/>
        </w:tc>
        <w:tc>
          <w:tcPr>
            <w:tcW w:w="1701" w:type="dxa"/>
          </w:tcPr>
          <w:p w14:paraId="4C74F666" w14:textId="77777777" w:rsidR="00870B45" w:rsidRDefault="00870B45"/>
        </w:tc>
      </w:tr>
      <w:tr w:rsidR="00870B45" w14:paraId="6B3CE99E" w14:textId="77777777">
        <w:trPr>
          <w:jc w:val="center"/>
        </w:trPr>
        <w:tc>
          <w:tcPr>
            <w:tcW w:w="567" w:type="dxa"/>
          </w:tcPr>
          <w:p w14:paraId="0BDB4EE5" w14:textId="77777777" w:rsidR="00870B45" w:rsidRDefault="00000000">
            <w:r>
              <w:rPr>
                <w:sz w:val="17"/>
              </w:rPr>
              <w:t>49</w:t>
            </w:r>
          </w:p>
        </w:tc>
        <w:tc>
          <w:tcPr>
            <w:tcW w:w="4649" w:type="dxa"/>
          </w:tcPr>
          <w:p w14:paraId="776E59D7" w14:textId="77777777" w:rsidR="00870B45" w:rsidRDefault="00000000">
            <w:r>
              <w:rPr>
                <w:sz w:val="17"/>
              </w:rPr>
              <w:t>More threshold methods, each with its citation and its validated range</w:t>
            </w:r>
          </w:p>
        </w:tc>
        <w:tc>
          <w:tcPr>
            <w:tcW w:w="737" w:type="dxa"/>
          </w:tcPr>
          <w:p w14:paraId="5F798537" w14:textId="77777777" w:rsidR="00870B45" w:rsidRDefault="00000000">
            <w:r>
              <w:rPr>
                <w:sz w:val="17"/>
              </w:rPr>
              <w:t>M</w:t>
            </w:r>
          </w:p>
        </w:tc>
        <w:tc>
          <w:tcPr>
            <w:tcW w:w="907" w:type="dxa"/>
          </w:tcPr>
          <w:p w14:paraId="53F86F6A" w14:textId="77777777" w:rsidR="00870B45" w:rsidRDefault="00000000">
            <w:r>
              <w:rPr>
                <w:sz w:val="17"/>
              </w:rPr>
              <w:t>Low</w:t>
            </w:r>
          </w:p>
        </w:tc>
        <w:tc>
          <w:tcPr>
            <w:tcW w:w="680" w:type="dxa"/>
          </w:tcPr>
          <w:p w14:paraId="7CD70694" w14:textId="77777777" w:rsidR="00870B45" w:rsidRDefault="00870B45"/>
        </w:tc>
        <w:tc>
          <w:tcPr>
            <w:tcW w:w="1701" w:type="dxa"/>
          </w:tcPr>
          <w:p w14:paraId="60244A22" w14:textId="77777777" w:rsidR="00870B45" w:rsidRDefault="00870B45"/>
        </w:tc>
      </w:tr>
      <w:tr w:rsidR="00870B45" w14:paraId="386BE46F" w14:textId="77777777">
        <w:trPr>
          <w:jc w:val="center"/>
        </w:trPr>
        <w:tc>
          <w:tcPr>
            <w:tcW w:w="567" w:type="dxa"/>
          </w:tcPr>
          <w:p w14:paraId="1ADB487D" w14:textId="77777777" w:rsidR="00870B45" w:rsidRDefault="00000000">
            <w:r>
              <w:rPr>
                <w:sz w:val="17"/>
              </w:rPr>
              <w:t>50</w:t>
            </w:r>
          </w:p>
        </w:tc>
        <w:tc>
          <w:tcPr>
            <w:tcW w:w="4649" w:type="dxa"/>
          </w:tcPr>
          <w:p w14:paraId="6978A113" w14:textId="77777777" w:rsidR="00870B45" w:rsidRDefault="00000000">
            <w:r>
              <w:rPr>
                <w:sz w:val="17"/>
              </w:rPr>
              <w:t>Say plainly when the methods disagree</w:t>
            </w:r>
          </w:p>
        </w:tc>
        <w:tc>
          <w:tcPr>
            <w:tcW w:w="737" w:type="dxa"/>
          </w:tcPr>
          <w:p w14:paraId="53C8428C" w14:textId="77777777" w:rsidR="00870B45" w:rsidRDefault="00000000">
            <w:r>
              <w:rPr>
                <w:sz w:val="17"/>
              </w:rPr>
              <w:t>M</w:t>
            </w:r>
          </w:p>
        </w:tc>
        <w:tc>
          <w:tcPr>
            <w:tcW w:w="907" w:type="dxa"/>
          </w:tcPr>
          <w:p w14:paraId="44ADDD3C" w14:textId="77777777" w:rsidR="00870B45" w:rsidRDefault="00000000">
            <w:r>
              <w:rPr>
                <w:sz w:val="17"/>
              </w:rPr>
              <w:t>Low</w:t>
            </w:r>
          </w:p>
        </w:tc>
        <w:tc>
          <w:tcPr>
            <w:tcW w:w="680" w:type="dxa"/>
          </w:tcPr>
          <w:p w14:paraId="5D0D219C" w14:textId="77777777" w:rsidR="00870B45" w:rsidRDefault="00870B45"/>
        </w:tc>
        <w:tc>
          <w:tcPr>
            <w:tcW w:w="1701" w:type="dxa"/>
          </w:tcPr>
          <w:p w14:paraId="5BCF3D34" w14:textId="77777777" w:rsidR="00870B45" w:rsidRDefault="00870B45"/>
        </w:tc>
      </w:tr>
      <w:tr w:rsidR="00870B45" w14:paraId="67526E72" w14:textId="77777777">
        <w:trPr>
          <w:jc w:val="center"/>
        </w:trPr>
        <w:tc>
          <w:tcPr>
            <w:tcW w:w="567" w:type="dxa"/>
          </w:tcPr>
          <w:p w14:paraId="1E27496C" w14:textId="77777777" w:rsidR="00870B45" w:rsidRDefault="00000000">
            <w:r>
              <w:rPr>
                <w:sz w:val="17"/>
              </w:rPr>
              <w:t>51</w:t>
            </w:r>
          </w:p>
        </w:tc>
        <w:tc>
          <w:tcPr>
            <w:tcW w:w="4649" w:type="dxa"/>
          </w:tcPr>
          <w:p w14:paraId="64387891" w14:textId="77777777" w:rsidR="00870B45" w:rsidRDefault="00000000">
            <w:r>
              <w:rPr>
                <w:sz w:val="17"/>
              </w:rPr>
              <w:t>Fit diagnostics for the lactate curve</w:t>
            </w:r>
          </w:p>
        </w:tc>
        <w:tc>
          <w:tcPr>
            <w:tcW w:w="737" w:type="dxa"/>
          </w:tcPr>
          <w:p w14:paraId="657645B0" w14:textId="77777777" w:rsidR="00870B45" w:rsidRDefault="00000000">
            <w:r>
              <w:rPr>
                <w:sz w:val="17"/>
              </w:rPr>
              <w:t>M</w:t>
            </w:r>
          </w:p>
        </w:tc>
        <w:tc>
          <w:tcPr>
            <w:tcW w:w="907" w:type="dxa"/>
          </w:tcPr>
          <w:p w14:paraId="055C6A2D" w14:textId="77777777" w:rsidR="00870B45" w:rsidRDefault="00000000">
            <w:r>
              <w:rPr>
                <w:sz w:val="17"/>
              </w:rPr>
              <w:t>Low</w:t>
            </w:r>
          </w:p>
        </w:tc>
        <w:tc>
          <w:tcPr>
            <w:tcW w:w="680" w:type="dxa"/>
          </w:tcPr>
          <w:p w14:paraId="4561EFC7" w14:textId="77777777" w:rsidR="00870B45" w:rsidRDefault="00870B45"/>
        </w:tc>
        <w:tc>
          <w:tcPr>
            <w:tcW w:w="1701" w:type="dxa"/>
          </w:tcPr>
          <w:p w14:paraId="59387E4E" w14:textId="77777777" w:rsidR="00870B45" w:rsidRDefault="00870B45"/>
        </w:tc>
      </w:tr>
      <w:tr w:rsidR="00870B45" w14:paraId="7AAB8907" w14:textId="77777777">
        <w:trPr>
          <w:jc w:val="center"/>
        </w:trPr>
        <w:tc>
          <w:tcPr>
            <w:tcW w:w="567" w:type="dxa"/>
          </w:tcPr>
          <w:p w14:paraId="6063EBC5" w14:textId="77777777" w:rsidR="00870B45" w:rsidRDefault="00000000">
            <w:r>
              <w:rPr>
                <w:sz w:val="17"/>
              </w:rPr>
              <w:t>52</w:t>
            </w:r>
          </w:p>
        </w:tc>
        <w:tc>
          <w:tcPr>
            <w:tcW w:w="4649" w:type="dxa"/>
          </w:tcPr>
          <w:p w14:paraId="7458D508" w14:textId="77777777" w:rsidR="00870B45" w:rsidRDefault="00000000">
            <w:r>
              <w:rPr>
                <w:sz w:val="17"/>
              </w:rPr>
              <w:t>A family of critical power models, with confidence intervals</w:t>
            </w:r>
          </w:p>
        </w:tc>
        <w:tc>
          <w:tcPr>
            <w:tcW w:w="737" w:type="dxa"/>
          </w:tcPr>
          <w:p w14:paraId="0EF18666" w14:textId="77777777" w:rsidR="00870B45" w:rsidRDefault="00000000">
            <w:r>
              <w:rPr>
                <w:sz w:val="17"/>
              </w:rPr>
              <w:t>M</w:t>
            </w:r>
          </w:p>
        </w:tc>
        <w:tc>
          <w:tcPr>
            <w:tcW w:w="907" w:type="dxa"/>
          </w:tcPr>
          <w:p w14:paraId="62BDBF82" w14:textId="77777777" w:rsidR="00870B45" w:rsidRDefault="00000000">
            <w:r>
              <w:rPr>
                <w:sz w:val="17"/>
              </w:rPr>
              <w:t>Low</w:t>
            </w:r>
          </w:p>
        </w:tc>
        <w:tc>
          <w:tcPr>
            <w:tcW w:w="680" w:type="dxa"/>
          </w:tcPr>
          <w:p w14:paraId="2468D0DE" w14:textId="77777777" w:rsidR="00870B45" w:rsidRDefault="00870B45"/>
        </w:tc>
        <w:tc>
          <w:tcPr>
            <w:tcW w:w="1701" w:type="dxa"/>
          </w:tcPr>
          <w:p w14:paraId="6421AB0A" w14:textId="77777777" w:rsidR="00870B45" w:rsidRDefault="00870B45"/>
        </w:tc>
      </w:tr>
      <w:tr w:rsidR="00870B45" w14:paraId="0A0F698B" w14:textId="77777777">
        <w:trPr>
          <w:jc w:val="center"/>
        </w:trPr>
        <w:tc>
          <w:tcPr>
            <w:tcW w:w="567" w:type="dxa"/>
          </w:tcPr>
          <w:p w14:paraId="21B4CF0D" w14:textId="77777777" w:rsidR="00870B45" w:rsidRDefault="00000000">
            <w:r>
              <w:rPr>
                <w:sz w:val="17"/>
              </w:rPr>
              <w:t>53</w:t>
            </w:r>
          </w:p>
        </w:tc>
        <w:tc>
          <w:tcPr>
            <w:tcW w:w="4649" w:type="dxa"/>
          </w:tcPr>
          <w:p w14:paraId="3077E2CA" w14:textId="77777777" w:rsidR="00870B45" w:rsidRDefault="00000000">
            <w:r>
              <w:rPr>
                <w:sz w:val="17"/>
              </w:rPr>
              <w:t>Tell the user when the power-duration curve is not fit to model</w:t>
            </w:r>
          </w:p>
        </w:tc>
        <w:tc>
          <w:tcPr>
            <w:tcW w:w="737" w:type="dxa"/>
          </w:tcPr>
          <w:p w14:paraId="02443AA6" w14:textId="77777777" w:rsidR="00870B45" w:rsidRDefault="00000000">
            <w:r>
              <w:rPr>
                <w:sz w:val="17"/>
              </w:rPr>
              <w:t>S</w:t>
            </w:r>
          </w:p>
        </w:tc>
        <w:tc>
          <w:tcPr>
            <w:tcW w:w="907" w:type="dxa"/>
          </w:tcPr>
          <w:p w14:paraId="0E8AAEED" w14:textId="77777777" w:rsidR="00870B45" w:rsidRDefault="00000000">
            <w:r>
              <w:rPr>
                <w:sz w:val="17"/>
              </w:rPr>
              <w:t>Low</w:t>
            </w:r>
          </w:p>
        </w:tc>
        <w:tc>
          <w:tcPr>
            <w:tcW w:w="680" w:type="dxa"/>
          </w:tcPr>
          <w:p w14:paraId="79656B8D" w14:textId="77777777" w:rsidR="00870B45" w:rsidRDefault="00870B45"/>
        </w:tc>
        <w:tc>
          <w:tcPr>
            <w:tcW w:w="1701" w:type="dxa"/>
          </w:tcPr>
          <w:p w14:paraId="42DBEC92" w14:textId="77777777" w:rsidR="00870B45" w:rsidRDefault="00870B45"/>
        </w:tc>
      </w:tr>
      <w:tr w:rsidR="00870B45" w14:paraId="3B7E208D" w14:textId="77777777">
        <w:trPr>
          <w:jc w:val="center"/>
        </w:trPr>
        <w:tc>
          <w:tcPr>
            <w:tcW w:w="567" w:type="dxa"/>
          </w:tcPr>
          <w:p w14:paraId="0C50BE6F" w14:textId="77777777" w:rsidR="00870B45" w:rsidRDefault="00000000">
            <w:r>
              <w:rPr>
                <w:sz w:val="17"/>
              </w:rPr>
              <w:lastRenderedPageBreak/>
              <w:t>54</w:t>
            </w:r>
          </w:p>
        </w:tc>
        <w:tc>
          <w:tcPr>
            <w:tcW w:w="4649" w:type="dxa"/>
          </w:tcPr>
          <w:p w14:paraId="10A66000" w14:textId="77777777" w:rsidR="00870B45" w:rsidRDefault="00000000">
            <w:r>
              <w:rPr>
                <w:sz w:val="17"/>
              </w:rPr>
              <w:t>An optional metabolic profile, clearly labelled as a model</w:t>
            </w:r>
          </w:p>
        </w:tc>
        <w:tc>
          <w:tcPr>
            <w:tcW w:w="737" w:type="dxa"/>
          </w:tcPr>
          <w:p w14:paraId="59BD91E7" w14:textId="77777777" w:rsidR="00870B45" w:rsidRDefault="00000000">
            <w:r>
              <w:rPr>
                <w:sz w:val="17"/>
              </w:rPr>
              <w:t>L</w:t>
            </w:r>
          </w:p>
        </w:tc>
        <w:tc>
          <w:tcPr>
            <w:tcW w:w="907" w:type="dxa"/>
          </w:tcPr>
          <w:p w14:paraId="589323B5" w14:textId="77777777" w:rsidR="00870B45" w:rsidRDefault="00000000">
            <w:r>
              <w:rPr>
                <w:sz w:val="17"/>
              </w:rPr>
              <w:t>High</w:t>
            </w:r>
          </w:p>
        </w:tc>
        <w:tc>
          <w:tcPr>
            <w:tcW w:w="680" w:type="dxa"/>
          </w:tcPr>
          <w:p w14:paraId="1FCDB9F6" w14:textId="77777777" w:rsidR="00870B45" w:rsidRDefault="00870B45"/>
        </w:tc>
        <w:tc>
          <w:tcPr>
            <w:tcW w:w="1701" w:type="dxa"/>
          </w:tcPr>
          <w:p w14:paraId="3263D8BA" w14:textId="77777777" w:rsidR="00870B45" w:rsidRDefault="00870B45"/>
        </w:tc>
      </w:tr>
      <w:tr w:rsidR="00870B45" w14:paraId="3942A652" w14:textId="77777777">
        <w:trPr>
          <w:jc w:val="center"/>
        </w:trPr>
        <w:tc>
          <w:tcPr>
            <w:tcW w:w="567" w:type="dxa"/>
          </w:tcPr>
          <w:p w14:paraId="70B397E9" w14:textId="77777777" w:rsidR="00870B45" w:rsidRDefault="00000000">
            <w:r>
              <w:rPr>
                <w:sz w:val="17"/>
              </w:rPr>
              <w:t>55</w:t>
            </w:r>
          </w:p>
        </w:tc>
        <w:tc>
          <w:tcPr>
            <w:tcW w:w="4649" w:type="dxa"/>
          </w:tcPr>
          <w:p w14:paraId="34D7CBEB" w14:textId="77777777" w:rsidR="00870B45" w:rsidRDefault="00000000">
            <w:r>
              <w:rPr>
                <w:sz w:val="17"/>
              </w:rPr>
              <w:t>The nine-panel plot for imported gas data</w:t>
            </w:r>
          </w:p>
        </w:tc>
        <w:tc>
          <w:tcPr>
            <w:tcW w:w="737" w:type="dxa"/>
          </w:tcPr>
          <w:p w14:paraId="55B6BD07" w14:textId="77777777" w:rsidR="00870B45" w:rsidRDefault="00000000">
            <w:r>
              <w:rPr>
                <w:sz w:val="17"/>
              </w:rPr>
              <w:t>M</w:t>
            </w:r>
          </w:p>
        </w:tc>
        <w:tc>
          <w:tcPr>
            <w:tcW w:w="907" w:type="dxa"/>
          </w:tcPr>
          <w:p w14:paraId="5E7E9A65" w14:textId="77777777" w:rsidR="00870B45" w:rsidRDefault="00000000">
            <w:r>
              <w:rPr>
                <w:sz w:val="17"/>
              </w:rPr>
              <w:t>Low</w:t>
            </w:r>
          </w:p>
        </w:tc>
        <w:tc>
          <w:tcPr>
            <w:tcW w:w="680" w:type="dxa"/>
          </w:tcPr>
          <w:p w14:paraId="39F60143" w14:textId="77777777" w:rsidR="00870B45" w:rsidRDefault="00870B45"/>
        </w:tc>
        <w:tc>
          <w:tcPr>
            <w:tcW w:w="1701" w:type="dxa"/>
          </w:tcPr>
          <w:p w14:paraId="2D9B48C0" w14:textId="77777777" w:rsidR="00870B45" w:rsidRDefault="00870B45"/>
        </w:tc>
      </w:tr>
      <w:tr w:rsidR="00870B45" w14:paraId="6198A5D3" w14:textId="77777777">
        <w:trPr>
          <w:jc w:val="center"/>
        </w:trPr>
        <w:tc>
          <w:tcPr>
            <w:tcW w:w="567" w:type="dxa"/>
          </w:tcPr>
          <w:p w14:paraId="4CF376F3" w14:textId="77777777" w:rsidR="00870B45" w:rsidRDefault="00000000">
            <w:r>
              <w:rPr>
                <w:sz w:val="17"/>
              </w:rPr>
              <w:t>56</w:t>
            </w:r>
          </w:p>
        </w:tc>
        <w:tc>
          <w:tcPr>
            <w:tcW w:w="4649" w:type="dxa"/>
          </w:tcPr>
          <w:p w14:paraId="332715FB" w14:textId="77777777" w:rsidR="00870B45" w:rsidRDefault="00000000">
            <w:r>
              <w:rPr>
                <w:sz w:val="17"/>
              </w:rPr>
              <w:t>A maximality checklist on the analysis page, not a verdict</w:t>
            </w:r>
          </w:p>
        </w:tc>
        <w:tc>
          <w:tcPr>
            <w:tcW w:w="737" w:type="dxa"/>
          </w:tcPr>
          <w:p w14:paraId="7D82FF85" w14:textId="77777777" w:rsidR="00870B45" w:rsidRDefault="00000000">
            <w:r>
              <w:rPr>
                <w:sz w:val="17"/>
              </w:rPr>
              <w:t>M</w:t>
            </w:r>
          </w:p>
        </w:tc>
        <w:tc>
          <w:tcPr>
            <w:tcW w:w="907" w:type="dxa"/>
          </w:tcPr>
          <w:p w14:paraId="25917A25" w14:textId="77777777" w:rsidR="00870B45" w:rsidRDefault="00000000">
            <w:r>
              <w:rPr>
                <w:sz w:val="17"/>
              </w:rPr>
              <w:t>Low</w:t>
            </w:r>
          </w:p>
        </w:tc>
        <w:tc>
          <w:tcPr>
            <w:tcW w:w="680" w:type="dxa"/>
          </w:tcPr>
          <w:p w14:paraId="59079569" w14:textId="77777777" w:rsidR="00870B45" w:rsidRDefault="00870B45"/>
        </w:tc>
        <w:tc>
          <w:tcPr>
            <w:tcW w:w="1701" w:type="dxa"/>
          </w:tcPr>
          <w:p w14:paraId="12FBD149" w14:textId="77777777" w:rsidR="00870B45" w:rsidRDefault="00870B45"/>
        </w:tc>
      </w:tr>
      <w:tr w:rsidR="00870B45" w14:paraId="37FEF5D7" w14:textId="77777777">
        <w:trPr>
          <w:jc w:val="center"/>
        </w:trPr>
        <w:tc>
          <w:tcPr>
            <w:tcW w:w="567" w:type="dxa"/>
          </w:tcPr>
          <w:p w14:paraId="381E745B" w14:textId="77777777" w:rsidR="00870B45" w:rsidRDefault="00000000">
            <w:r>
              <w:rPr>
                <w:sz w:val="17"/>
              </w:rPr>
              <w:t>57</w:t>
            </w:r>
          </w:p>
        </w:tc>
        <w:tc>
          <w:tcPr>
            <w:tcW w:w="4649" w:type="dxa"/>
          </w:tcPr>
          <w:p w14:paraId="0362A5B2" w14:textId="77777777" w:rsidR="00870B45" w:rsidRDefault="00000000">
            <w:r>
              <w:rPr>
                <w:sz w:val="17"/>
              </w:rPr>
              <w:t>Gross efficiency and running economy</w:t>
            </w:r>
          </w:p>
        </w:tc>
        <w:tc>
          <w:tcPr>
            <w:tcW w:w="737" w:type="dxa"/>
          </w:tcPr>
          <w:p w14:paraId="7A7B60F2" w14:textId="77777777" w:rsidR="00870B45" w:rsidRDefault="00000000">
            <w:r>
              <w:rPr>
                <w:sz w:val="17"/>
              </w:rPr>
              <w:t>M</w:t>
            </w:r>
          </w:p>
        </w:tc>
        <w:tc>
          <w:tcPr>
            <w:tcW w:w="907" w:type="dxa"/>
          </w:tcPr>
          <w:p w14:paraId="6A432876" w14:textId="77777777" w:rsidR="00870B45" w:rsidRDefault="00000000">
            <w:r>
              <w:rPr>
                <w:sz w:val="17"/>
              </w:rPr>
              <w:t>Low</w:t>
            </w:r>
          </w:p>
        </w:tc>
        <w:tc>
          <w:tcPr>
            <w:tcW w:w="680" w:type="dxa"/>
          </w:tcPr>
          <w:p w14:paraId="2D741D25" w14:textId="77777777" w:rsidR="00870B45" w:rsidRDefault="00870B45"/>
        </w:tc>
        <w:tc>
          <w:tcPr>
            <w:tcW w:w="1701" w:type="dxa"/>
          </w:tcPr>
          <w:p w14:paraId="5A8EEBF5" w14:textId="77777777" w:rsidR="00870B45" w:rsidRDefault="00870B45"/>
        </w:tc>
      </w:tr>
      <w:tr w:rsidR="00870B45" w14:paraId="0509F5DE" w14:textId="77777777">
        <w:trPr>
          <w:jc w:val="center"/>
        </w:trPr>
        <w:tc>
          <w:tcPr>
            <w:tcW w:w="567" w:type="dxa"/>
          </w:tcPr>
          <w:p w14:paraId="4B29F8CB" w14:textId="77777777" w:rsidR="00870B45" w:rsidRDefault="00000000">
            <w:r>
              <w:rPr>
                <w:sz w:val="17"/>
              </w:rPr>
              <w:t>58</w:t>
            </w:r>
          </w:p>
        </w:tc>
        <w:tc>
          <w:tcPr>
            <w:tcW w:w="4649" w:type="dxa"/>
          </w:tcPr>
          <w:p w14:paraId="243A6CB9" w14:textId="77777777" w:rsidR="00870B45" w:rsidRDefault="00000000">
            <w:r>
              <w:rPr>
                <w:sz w:val="17"/>
              </w:rPr>
              <w:t>State the averaging window behind every step-level value</w:t>
            </w:r>
          </w:p>
        </w:tc>
        <w:tc>
          <w:tcPr>
            <w:tcW w:w="737" w:type="dxa"/>
          </w:tcPr>
          <w:p w14:paraId="7069BB0A" w14:textId="77777777" w:rsidR="00870B45" w:rsidRDefault="00000000">
            <w:r>
              <w:rPr>
                <w:sz w:val="17"/>
              </w:rPr>
              <w:t>M</w:t>
            </w:r>
          </w:p>
        </w:tc>
        <w:tc>
          <w:tcPr>
            <w:tcW w:w="907" w:type="dxa"/>
          </w:tcPr>
          <w:p w14:paraId="23395390" w14:textId="77777777" w:rsidR="00870B45" w:rsidRDefault="00000000">
            <w:r>
              <w:rPr>
                <w:sz w:val="17"/>
              </w:rPr>
              <w:t>Medium</w:t>
            </w:r>
          </w:p>
        </w:tc>
        <w:tc>
          <w:tcPr>
            <w:tcW w:w="680" w:type="dxa"/>
          </w:tcPr>
          <w:p w14:paraId="69478890" w14:textId="77777777" w:rsidR="00870B45" w:rsidRDefault="00870B45"/>
        </w:tc>
        <w:tc>
          <w:tcPr>
            <w:tcW w:w="1701" w:type="dxa"/>
          </w:tcPr>
          <w:p w14:paraId="784EE090" w14:textId="77777777" w:rsidR="00870B45" w:rsidRDefault="00870B45"/>
        </w:tc>
      </w:tr>
      <w:tr w:rsidR="00870B45" w14:paraId="7E67C0DF" w14:textId="77777777">
        <w:trPr>
          <w:jc w:val="center"/>
        </w:trPr>
        <w:tc>
          <w:tcPr>
            <w:tcW w:w="567" w:type="dxa"/>
          </w:tcPr>
          <w:p w14:paraId="6A29FB5F" w14:textId="77777777" w:rsidR="00870B45" w:rsidRDefault="00000000">
            <w:r>
              <w:rPr>
                <w:sz w:val="17"/>
              </w:rPr>
              <w:t>59</w:t>
            </w:r>
          </w:p>
        </w:tc>
        <w:tc>
          <w:tcPr>
            <w:tcW w:w="4649" w:type="dxa"/>
          </w:tcPr>
          <w:p w14:paraId="679D4E6A" w14:textId="77777777" w:rsidR="00870B45" w:rsidRDefault="00000000">
            <w:r>
              <w:rPr>
                <w:sz w:val="17"/>
              </w:rPr>
              <w:t>Judge every repeat test against the lab's own typical error</w:t>
            </w:r>
          </w:p>
        </w:tc>
        <w:tc>
          <w:tcPr>
            <w:tcW w:w="737" w:type="dxa"/>
          </w:tcPr>
          <w:p w14:paraId="18D62FB9" w14:textId="77777777" w:rsidR="00870B45" w:rsidRDefault="00000000">
            <w:r>
              <w:rPr>
                <w:sz w:val="17"/>
              </w:rPr>
              <w:t>M</w:t>
            </w:r>
          </w:p>
        </w:tc>
        <w:tc>
          <w:tcPr>
            <w:tcW w:w="907" w:type="dxa"/>
          </w:tcPr>
          <w:p w14:paraId="6BF17F4E" w14:textId="77777777" w:rsidR="00870B45" w:rsidRDefault="00000000">
            <w:r>
              <w:rPr>
                <w:sz w:val="17"/>
              </w:rPr>
              <w:t>Low</w:t>
            </w:r>
          </w:p>
        </w:tc>
        <w:tc>
          <w:tcPr>
            <w:tcW w:w="680" w:type="dxa"/>
          </w:tcPr>
          <w:p w14:paraId="2AADCEE5" w14:textId="77777777" w:rsidR="00870B45" w:rsidRDefault="00870B45"/>
        </w:tc>
        <w:tc>
          <w:tcPr>
            <w:tcW w:w="1701" w:type="dxa"/>
          </w:tcPr>
          <w:p w14:paraId="68E6EEE5" w14:textId="77777777" w:rsidR="00870B45" w:rsidRDefault="00870B45"/>
        </w:tc>
      </w:tr>
      <w:tr w:rsidR="00870B45" w14:paraId="6E7B59DB" w14:textId="77777777">
        <w:trPr>
          <w:jc w:val="center"/>
        </w:trPr>
        <w:tc>
          <w:tcPr>
            <w:tcW w:w="567" w:type="dxa"/>
          </w:tcPr>
          <w:p w14:paraId="6D5F2A9D" w14:textId="77777777" w:rsidR="00870B45" w:rsidRDefault="00000000">
            <w:r>
              <w:rPr>
                <w:sz w:val="17"/>
              </w:rPr>
              <w:t>60</w:t>
            </w:r>
          </w:p>
        </w:tc>
        <w:tc>
          <w:tcPr>
            <w:tcW w:w="4649" w:type="dxa"/>
          </w:tcPr>
          <w:p w14:paraId="76F2AFC2" w14:textId="77777777" w:rsidR="00870B45" w:rsidRDefault="00000000">
            <w:r>
              <w:rPr>
                <w:sz w:val="17"/>
              </w:rPr>
              <w:t>Zones with provenance, and a refusal when the anchor is too uncertain</w:t>
            </w:r>
          </w:p>
        </w:tc>
        <w:tc>
          <w:tcPr>
            <w:tcW w:w="737" w:type="dxa"/>
          </w:tcPr>
          <w:p w14:paraId="574DA6E0" w14:textId="77777777" w:rsidR="00870B45" w:rsidRDefault="00000000">
            <w:r>
              <w:rPr>
                <w:sz w:val="17"/>
              </w:rPr>
              <w:t>M</w:t>
            </w:r>
          </w:p>
        </w:tc>
        <w:tc>
          <w:tcPr>
            <w:tcW w:w="907" w:type="dxa"/>
          </w:tcPr>
          <w:p w14:paraId="5907D3E3" w14:textId="77777777" w:rsidR="00870B45" w:rsidRDefault="00000000">
            <w:r>
              <w:rPr>
                <w:sz w:val="17"/>
              </w:rPr>
              <w:t>Low</w:t>
            </w:r>
          </w:p>
        </w:tc>
        <w:tc>
          <w:tcPr>
            <w:tcW w:w="680" w:type="dxa"/>
          </w:tcPr>
          <w:p w14:paraId="1C58969D" w14:textId="77777777" w:rsidR="00870B45" w:rsidRDefault="00870B45"/>
        </w:tc>
        <w:tc>
          <w:tcPr>
            <w:tcW w:w="1701" w:type="dxa"/>
          </w:tcPr>
          <w:p w14:paraId="0D96D523" w14:textId="77777777" w:rsidR="00870B45" w:rsidRDefault="00870B45"/>
        </w:tc>
      </w:tr>
      <w:tr w:rsidR="00870B45" w14:paraId="4B13807D" w14:textId="77777777">
        <w:trPr>
          <w:jc w:val="center"/>
        </w:trPr>
        <w:tc>
          <w:tcPr>
            <w:tcW w:w="567" w:type="dxa"/>
          </w:tcPr>
          <w:p w14:paraId="0D3324F7" w14:textId="77777777" w:rsidR="00870B45" w:rsidRDefault="00000000">
            <w:r>
              <w:rPr>
                <w:sz w:val="17"/>
              </w:rPr>
              <w:t>61</w:t>
            </w:r>
          </w:p>
        </w:tc>
        <w:tc>
          <w:tcPr>
            <w:tcW w:w="4649" w:type="dxa"/>
          </w:tcPr>
          <w:p w14:paraId="7E1DDBB0" w14:textId="77777777" w:rsidR="00870B45" w:rsidRDefault="00000000">
            <w:r>
              <w:rPr>
                <w:sz w:val="17"/>
              </w:rPr>
              <w:t>A real athlete registry</w:t>
            </w:r>
          </w:p>
        </w:tc>
        <w:tc>
          <w:tcPr>
            <w:tcW w:w="737" w:type="dxa"/>
          </w:tcPr>
          <w:p w14:paraId="5A81E579" w14:textId="77777777" w:rsidR="00870B45" w:rsidRDefault="00000000">
            <w:r>
              <w:rPr>
                <w:sz w:val="17"/>
              </w:rPr>
              <w:t>L</w:t>
            </w:r>
          </w:p>
        </w:tc>
        <w:tc>
          <w:tcPr>
            <w:tcW w:w="907" w:type="dxa"/>
          </w:tcPr>
          <w:p w14:paraId="444D3A6F" w14:textId="77777777" w:rsidR="00870B45" w:rsidRDefault="00000000">
            <w:r>
              <w:rPr>
                <w:sz w:val="17"/>
              </w:rPr>
              <w:t>Medium</w:t>
            </w:r>
          </w:p>
        </w:tc>
        <w:tc>
          <w:tcPr>
            <w:tcW w:w="680" w:type="dxa"/>
          </w:tcPr>
          <w:p w14:paraId="61C7883E" w14:textId="77777777" w:rsidR="00870B45" w:rsidRDefault="00870B45"/>
        </w:tc>
        <w:tc>
          <w:tcPr>
            <w:tcW w:w="1701" w:type="dxa"/>
          </w:tcPr>
          <w:p w14:paraId="3EC29D26" w14:textId="77777777" w:rsidR="00870B45" w:rsidRDefault="00870B45"/>
        </w:tc>
      </w:tr>
      <w:tr w:rsidR="00870B45" w14:paraId="70BDE5D4" w14:textId="77777777">
        <w:trPr>
          <w:jc w:val="center"/>
        </w:trPr>
        <w:tc>
          <w:tcPr>
            <w:tcW w:w="567" w:type="dxa"/>
          </w:tcPr>
          <w:p w14:paraId="46351267" w14:textId="77777777" w:rsidR="00870B45" w:rsidRDefault="00000000">
            <w:r>
              <w:rPr>
                <w:sz w:val="17"/>
              </w:rPr>
              <w:t>62</w:t>
            </w:r>
          </w:p>
        </w:tc>
        <w:tc>
          <w:tcPr>
            <w:tcW w:w="4649" w:type="dxa"/>
          </w:tcPr>
          <w:p w14:paraId="7D0FCED5" w14:textId="77777777" w:rsidR="00870B45" w:rsidRDefault="00000000">
            <w:r>
              <w:rPr>
                <w:sz w:val="17"/>
              </w:rPr>
              <w:t>Overlay lactate curves across test days and quantify the shift</w:t>
            </w:r>
          </w:p>
        </w:tc>
        <w:tc>
          <w:tcPr>
            <w:tcW w:w="737" w:type="dxa"/>
          </w:tcPr>
          <w:p w14:paraId="627EC447" w14:textId="77777777" w:rsidR="00870B45" w:rsidRDefault="00000000">
            <w:r>
              <w:rPr>
                <w:sz w:val="17"/>
              </w:rPr>
              <w:t>M</w:t>
            </w:r>
          </w:p>
        </w:tc>
        <w:tc>
          <w:tcPr>
            <w:tcW w:w="907" w:type="dxa"/>
          </w:tcPr>
          <w:p w14:paraId="343CBE39" w14:textId="77777777" w:rsidR="00870B45" w:rsidRDefault="00000000">
            <w:r>
              <w:rPr>
                <w:sz w:val="17"/>
              </w:rPr>
              <w:t>Low</w:t>
            </w:r>
          </w:p>
        </w:tc>
        <w:tc>
          <w:tcPr>
            <w:tcW w:w="680" w:type="dxa"/>
          </w:tcPr>
          <w:p w14:paraId="195A4FCD" w14:textId="77777777" w:rsidR="00870B45" w:rsidRDefault="00870B45"/>
        </w:tc>
        <w:tc>
          <w:tcPr>
            <w:tcW w:w="1701" w:type="dxa"/>
          </w:tcPr>
          <w:p w14:paraId="38B41CB4" w14:textId="77777777" w:rsidR="00870B45" w:rsidRDefault="00870B45"/>
        </w:tc>
      </w:tr>
      <w:tr w:rsidR="00870B45" w14:paraId="2E6D9839" w14:textId="77777777">
        <w:trPr>
          <w:jc w:val="center"/>
        </w:trPr>
        <w:tc>
          <w:tcPr>
            <w:tcW w:w="567" w:type="dxa"/>
          </w:tcPr>
          <w:p w14:paraId="4026D7F2" w14:textId="77777777" w:rsidR="00870B45" w:rsidRDefault="00000000">
            <w:r>
              <w:rPr>
                <w:sz w:val="17"/>
              </w:rPr>
              <w:t>63</w:t>
            </w:r>
          </w:p>
        </w:tc>
        <w:tc>
          <w:tcPr>
            <w:tcW w:w="4649" w:type="dxa"/>
          </w:tcPr>
          <w:p w14:paraId="2D374857" w14:textId="77777777" w:rsidR="00870B45" w:rsidRDefault="00000000">
            <w:r>
              <w:rPr>
                <w:sz w:val="17"/>
              </w:rPr>
              <w:t>A comparability report between any two tests</w:t>
            </w:r>
          </w:p>
        </w:tc>
        <w:tc>
          <w:tcPr>
            <w:tcW w:w="737" w:type="dxa"/>
          </w:tcPr>
          <w:p w14:paraId="3CDEFAE3" w14:textId="77777777" w:rsidR="00870B45" w:rsidRDefault="00000000">
            <w:r>
              <w:rPr>
                <w:sz w:val="17"/>
              </w:rPr>
              <w:t>M</w:t>
            </w:r>
          </w:p>
        </w:tc>
        <w:tc>
          <w:tcPr>
            <w:tcW w:w="907" w:type="dxa"/>
          </w:tcPr>
          <w:p w14:paraId="514BA2AB" w14:textId="77777777" w:rsidR="00870B45" w:rsidRDefault="00000000">
            <w:r>
              <w:rPr>
                <w:sz w:val="17"/>
              </w:rPr>
              <w:t>Low</w:t>
            </w:r>
          </w:p>
        </w:tc>
        <w:tc>
          <w:tcPr>
            <w:tcW w:w="680" w:type="dxa"/>
          </w:tcPr>
          <w:p w14:paraId="5DAC498B" w14:textId="77777777" w:rsidR="00870B45" w:rsidRDefault="00870B45"/>
        </w:tc>
        <w:tc>
          <w:tcPr>
            <w:tcW w:w="1701" w:type="dxa"/>
          </w:tcPr>
          <w:p w14:paraId="358E4804" w14:textId="77777777" w:rsidR="00870B45" w:rsidRDefault="00870B45"/>
        </w:tc>
      </w:tr>
      <w:tr w:rsidR="00870B45" w14:paraId="1ED75DB7" w14:textId="77777777">
        <w:trPr>
          <w:jc w:val="center"/>
        </w:trPr>
        <w:tc>
          <w:tcPr>
            <w:tcW w:w="567" w:type="dxa"/>
          </w:tcPr>
          <w:p w14:paraId="3D758339" w14:textId="77777777" w:rsidR="00870B45" w:rsidRDefault="00000000">
            <w:r>
              <w:rPr>
                <w:sz w:val="17"/>
              </w:rPr>
              <w:t>64</w:t>
            </w:r>
          </w:p>
        </w:tc>
        <w:tc>
          <w:tcPr>
            <w:tcW w:w="4649" w:type="dxa"/>
          </w:tcPr>
          <w:p w14:paraId="6037E43E" w14:textId="77777777" w:rsidR="00870B45" w:rsidRDefault="00000000">
            <w:r>
              <w:rPr>
                <w:sz w:val="17"/>
              </w:rPr>
              <w:t>Reference distributions from the lab's own data</w:t>
            </w:r>
          </w:p>
        </w:tc>
        <w:tc>
          <w:tcPr>
            <w:tcW w:w="737" w:type="dxa"/>
          </w:tcPr>
          <w:p w14:paraId="5B3C03C0" w14:textId="77777777" w:rsidR="00870B45" w:rsidRDefault="00000000">
            <w:r>
              <w:rPr>
                <w:sz w:val="17"/>
              </w:rPr>
              <w:t>M</w:t>
            </w:r>
          </w:p>
        </w:tc>
        <w:tc>
          <w:tcPr>
            <w:tcW w:w="907" w:type="dxa"/>
          </w:tcPr>
          <w:p w14:paraId="2868C5CD" w14:textId="77777777" w:rsidR="00870B45" w:rsidRDefault="00000000">
            <w:r>
              <w:rPr>
                <w:sz w:val="17"/>
              </w:rPr>
              <w:t>Low</w:t>
            </w:r>
          </w:p>
        </w:tc>
        <w:tc>
          <w:tcPr>
            <w:tcW w:w="680" w:type="dxa"/>
          </w:tcPr>
          <w:p w14:paraId="56791646" w14:textId="77777777" w:rsidR="00870B45" w:rsidRDefault="00870B45"/>
        </w:tc>
        <w:tc>
          <w:tcPr>
            <w:tcW w:w="1701" w:type="dxa"/>
          </w:tcPr>
          <w:p w14:paraId="7E585C3C" w14:textId="77777777" w:rsidR="00870B45" w:rsidRDefault="00870B45"/>
        </w:tc>
      </w:tr>
      <w:tr w:rsidR="00870B45" w14:paraId="405EB80B" w14:textId="77777777">
        <w:trPr>
          <w:jc w:val="center"/>
        </w:trPr>
        <w:tc>
          <w:tcPr>
            <w:tcW w:w="567" w:type="dxa"/>
          </w:tcPr>
          <w:p w14:paraId="4732E8F5" w14:textId="77777777" w:rsidR="00870B45" w:rsidRDefault="00000000">
            <w:r>
              <w:rPr>
                <w:sz w:val="17"/>
              </w:rPr>
              <w:t>65</w:t>
            </w:r>
          </w:p>
        </w:tc>
        <w:tc>
          <w:tcPr>
            <w:tcW w:w="4649" w:type="dxa"/>
          </w:tcPr>
          <w:p w14:paraId="071FD0AE" w14:textId="77777777" w:rsidR="00870B45" w:rsidRDefault="00000000">
            <w:r>
              <w:rPr>
                <w:sz w:val="17"/>
              </w:rPr>
              <w:t>A longitudinal research export, one row per test</w:t>
            </w:r>
          </w:p>
        </w:tc>
        <w:tc>
          <w:tcPr>
            <w:tcW w:w="737" w:type="dxa"/>
          </w:tcPr>
          <w:p w14:paraId="6A95563C" w14:textId="77777777" w:rsidR="00870B45" w:rsidRDefault="00000000">
            <w:r>
              <w:rPr>
                <w:sz w:val="17"/>
              </w:rPr>
              <w:t>M</w:t>
            </w:r>
          </w:p>
        </w:tc>
        <w:tc>
          <w:tcPr>
            <w:tcW w:w="907" w:type="dxa"/>
          </w:tcPr>
          <w:p w14:paraId="7E1A3062" w14:textId="77777777" w:rsidR="00870B45" w:rsidRDefault="00000000">
            <w:r>
              <w:rPr>
                <w:sz w:val="17"/>
              </w:rPr>
              <w:t>Low</w:t>
            </w:r>
          </w:p>
        </w:tc>
        <w:tc>
          <w:tcPr>
            <w:tcW w:w="680" w:type="dxa"/>
          </w:tcPr>
          <w:p w14:paraId="4DBF11B8" w14:textId="77777777" w:rsidR="00870B45" w:rsidRDefault="00870B45"/>
        </w:tc>
        <w:tc>
          <w:tcPr>
            <w:tcW w:w="1701" w:type="dxa"/>
          </w:tcPr>
          <w:p w14:paraId="36178BE6" w14:textId="77777777" w:rsidR="00870B45" w:rsidRDefault="00870B45"/>
        </w:tc>
      </w:tr>
      <w:tr w:rsidR="00870B45" w14:paraId="789FE8AE" w14:textId="77777777">
        <w:trPr>
          <w:jc w:val="center"/>
        </w:trPr>
        <w:tc>
          <w:tcPr>
            <w:tcW w:w="567" w:type="dxa"/>
          </w:tcPr>
          <w:p w14:paraId="0CC74E66" w14:textId="77777777" w:rsidR="00870B45" w:rsidRDefault="00000000">
            <w:r>
              <w:rPr>
                <w:sz w:val="17"/>
              </w:rPr>
              <w:t>66</w:t>
            </w:r>
          </w:p>
        </w:tc>
        <w:tc>
          <w:tcPr>
            <w:tcW w:w="4649" w:type="dxa"/>
          </w:tcPr>
          <w:p w14:paraId="55174EB5" w14:textId="77777777" w:rsidR="00870B45" w:rsidRDefault="00000000">
            <w:r>
              <w:rPr>
                <w:sz w:val="17"/>
              </w:rPr>
              <w:t>A retest due list</w:t>
            </w:r>
          </w:p>
        </w:tc>
        <w:tc>
          <w:tcPr>
            <w:tcW w:w="737" w:type="dxa"/>
          </w:tcPr>
          <w:p w14:paraId="7A3363AC" w14:textId="77777777" w:rsidR="00870B45" w:rsidRDefault="00000000">
            <w:r>
              <w:rPr>
                <w:sz w:val="17"/>
              </w:rPr>
              <w:t>S</w:t>
            </w:r>
          </w:p>
        </w:tc>
        <w:tc>
          <w:tcPr>
            <w:tcW w:w="907" w:type="dxa"/>
          </w:tcPr>
          <w:p w14:paraId="2083A93C" w14:textId="77777777" w:rsidR="00870B45" w:rsidRDefault="00000000">
            <w:r>
              <w:rPr>
                <w:sz w:val="17"/>
              </w:rPr>
              <w:t>Low</w:t>
            </w:r>
          </w:p>
        </w:tc>
        <w:tc>
          <w:tcPr>
            <w:tcW w:w="680" w:type="dxa"/>
          </w:tcPr>
          <w:p w14:paraId="76001DEA" w14:textId="77777777" w:rsidR="00870B45" w:rsidRDefault="00870B45"/>
        </w:tc>
        <w:tc>
          <w:tcPr>
            <w:tcW w:w="1701" w:type="dxa"/>
          </w:tcPr>
          <w:p w14:paraId="7D887FE8" w14:textId="77777777" w:rsidR="00870B45" w:rsidRDefault="00870B45"/>
        </w:tc>
      </w:tr>
      <w:tr w:rsidR="00870B45" w14:paraId="25F34069" w14:textId="77777777">
        <w:trPr>
          <w:jc w:val="center"/>
        </w:trPr>
        <w:tc>
          <w:tcPr>
            <w:tcW w:w="567" w:type="dxa"/>
          </w:tcPr>
          <w:p w14:paraId="29AE4FBA" w14:textId="77777777" w:rsidR="00870B45" w:rsidRDefault="00000000">
            <w:r>
              <w:rPr>
                <w:sz w:val="17"/>
              </w:rPr>
              <w:t>67</w:t>
            </w:r>
          </w:p>
        </w:tc>
        <w:tc>
          <w:tcPr>
            <w:tcW w:w="4649" w:type="dxa"/>
          </w:tcPr>
          <w:p w14:paraId="1F35576F" w14:textId="77777777" w:rsidR="00870B45" w:rsidRDefault="00000000">
            <w:r>
              <w:rPr>
                <w:sz w:val="17"/>
              </w:rPr>
              <w:t>A one-page printable report</w:t>
            </w:r>
          </w:p>
        </w:tc>
        <w:tc>
          <w:tcPr>
            <w:tcW w:w="737" w:type="dxa"/>
          </w:tcPr>
          <w:p w14:paraId="5C67EE07" w14:textId="77777777" w:rsidR="00870B45" w:rsidRDefault="00000000">
            <w:r>
              <w:rPr>
                <w:sz w:val="17"/>
              </w:rPr>
              <w:t>M</w:t>
            </w:r>
          </w:p>
        </w:tc>
        <w:tc>
          <w:tcPr>
            <w:tcW w:w="907" w:type="dxa"/>
          </w:tcPr>
          <w:p w14:paraId="1A235EEF" w14:textId="77777777" w:rsidR="00870B45" w:rsidRDefault="00000000">
            <w:r>
              <w:rPr>
                <w:sz w:val="17"/>
              </w:rPr>
              <w:t>Low</w:t>
            </w:r>
          </w:p>
        </w:tc>
        <w:tc>
          <w:tcPr>
            <w:tcW w:w="680" w:type="dxa"/>
          </w:tcPr>
          <w:p w14:paraId="59FDA8E0" w14:textId="77777777" w:rsidR="00870B45" w:rsidRDefault="00870B45"/>
        </w:tc>
        <w:tc>
          <w:tcPr>
            <w:tcW w:w="1701" w:type="dxa"/>
          </w:tcPr>
          <w:p w14:paraId="73448019" w14:textId="77777777" w:rsidR="00870B45" w:rsidRDefault="00870B45"/>
        </w:tc>
      </w:tr>
      <w:tr w:rsidR="00870B45" w14:paraId="42D7073E" w14:textId="77777777">
        <w:trPr>
          <w:jc w:val="center"/>
        </w:trPr>
        <w:tc>
          <w:tcPr>
            <w:tcW w:w="567" w:type="dxa"/>
          </w:tcPr>
          <w:p w14:paraId="7FFAC33F" w14:textId="77777777" w:rsidR="00870B45" w:rsidRDefault="00000000">
            <w:r>
              <w:rPr>
                <w:sz w:val="17"/>
              </w:rPr>
              <w:t>68</w:t>
            </w:r>
          </w:p>
        </w:tc>
        <w:tc>
          <w:tcPr>
            <w:tcW w:w="4649" w:type="dxa"/>
          </w:tcPr>
          <w:p w14:paraId="5221568D" w14:textId="77777777" w:rsidR="00870B45" w:rsidRDefault="00000000">
            <w:r>
              <w:rPr>
                <w:sz w:val="17"/>
              </w:rPr>
              <w:t>An athlete-facing summary that states its own uncertainty</w:t>
            </w:r>
          </w:p>
        </w:tc>
        <w:tc>
          <w:tcPr>
            <w:tcW w:w="737" w:type="dxa"/>
          </w:tcPr>
          <w:p w14:paraId="64023311" w14:textId="77777777" w:rsidR="00870B45" w:rsidRDefault="00000000">
            <w:r>
              <w:rPr>
                <w:sz w:val="17"/>
              </w:rPr>
              <w:t>S</w:t>
            </w:r>
          </w:p>
        </w:tc>
        <w:tc>
          <w:tcPr>
            <w:tcW w:w="907" w:type="dxa"/>
          </w:tcPr>
          <w:p w14:paraId="436DF6D5" w14:textId="77777777" w:rsidR="00870B45" w:rsidRDefault="00000000">
            <w:r>
              <w:rPr>
                <w:sz w:val="17"/>
              </w:rPr>
              <w:t>Low</w:t>
            </w:r>
          </w:p>
        </w:tc>
        <w:tc>
          <w:tcPr>
            <w:tcW w:w="680" w:type="dxa"/>
          </w:tcPr>
          <w:p w14:paraId="6CA3132E" w14:textId="77777777" w:rsidR="00870B45" w:rsidRDefault="00870B45"/>
        </w:tc>
        <w:tc>
          <w:tcPr>
            <w:tcW w:w="1701" w:type="dxa"/>
          </w:tcPr>
          <w:p w14:paraId="4723C8B1" w14:textId="77777777" w:rsidR="00870B45" w:rsidRDefault="00870B45"/>
        </w:tc>
      </w:tr>
      <w:tr w:rsidR="00870B45" w14:paraId="025AD95C" w14:textId="77777777">
        <w:trPr>
          <w:jc w:val="center"/>
        </w:trPr>
        <w:tc>
          <w:tcPr>
            <w:tcW w:w="567" w:type="dxa"/>
          </w:tcPr>
          <w:p w14:paraId="4E3DA04D" w14:textId="77777777" w:rsidR="00870B45" w:rsidRDefault="00000000">
            <w:r>
              <w:rPr>
                <w:sz w:val="17"/>
              </w:rPr>
              <w:t>69</w:t>
            </w:r>
          </w:p>
        </w:tc>
        <w:tc>
          <w:tcPr>
            <w:tcW w:w="4649" w:type="dxa"/>
          </w:tcPr>
          <w:p w14:paraId="2D3B8E74" w14:textId="77777777" w:rsidR="00870B45" w:rsidRDefault="00000000">
            <w:r>
              <w:rPr>
                <w:sz w:val="17"/>
              </w:rPr>
              <w:t>Local, editable report templates</w:t>
            </w:r>
          </w:p>
        </w:tc>
        <w:tc>
          <w:tcPr>
            <w:tcW w:w="737" w:type="dxa"/>
          </w:tcPr>
          <w:p w14:paraId="60D4C1DE" w14:textId="77777777" w:rsidR="00870B45" w:rsidRDefault="00000000">
            <w:r>
              <w:rPr>
                <w:sz w:val="17"/>
              </w:rPr>
              <w:t>M</w:t>
            </w:r>
          </w:p>
        </w:tc>
        <w:tc>
          <w:tcPr>
            <w:tcW w:w="907" w:type="dxa"/>
          </w:tcPr>
          <w:p w14:paraId="5D1E57A9" w14:textId="77777777" w:rsidR="00870B45" w:rsidRDefault="00000000">
            <w:r>
              <w:rPr>
                <w:sz w:val="17"/>
              </w:rPr>
              <w:t>Low</w:t>
            </w:r>
          </w:p>
        </w:tc>
        <w:tc>
          <w:tcPr>
            <w:tcW w:w="680" w:type="dxa"/>
          </w:tcPr>
          <w:p w14:paraId="7015CB74" w14:textId="77777777" w:rsidR="00870B45" w:rsidRDefault="00870B45"/>
        </w:tc>
        <w:tc>
          <w:tcPr>
            <w:tcW w:w="1701" w:type="dxa"/>
          </w:tcPr>
          <w:p w14:paraId="0F2B11E9" w14:textId="77777777" w:rsidR="00870B45" w:rsidRDefault="00870B45"/>
        </w:tc>
      </w:tr>
      <w:tr w:rsidR="00870B45" w14:paraId="3F16059F" w14:textId="77777777">
        <w:trPr>
          <w:jc w:val="center"/>
        </w:trPr>
        <w:tc>
          <w:tcPr>
            <w:tcW w:w="567" w:type="dxa"/>
          </w:tcPr>
          <w:p w14:paraId="72515D5C" w14:textId="77777777" w:rsidR="00870B45" w:rsidRDefault="00000000">
            <w:r>
              <w:rPr>
                <w:sz w:val="17"/>
              </w:rPr>
              <w:t>70</w:t>
            </w:r>
          </w:p>
        </w:tc>
        <w:tc>
          <w:tcPr>
            <w:tcW w:w="4649" w:type="dxa"/>
          </w:tcPr>
          <w:p w14:paraId="36778271" w14:textId="77777777" w:rsidR="00870B45" w:rsidRDefault="00000000">
            <w:r>
              <w:rPr>
                <w:sz w:val="17"/>
              </w:rPr>
              <w:t>A coach handoff sheet</w:t>
            </w:r>
          </w:p>
        </w:tc>
        <w:tc>
          <w:tcPr>
            <w:tcW w:w="737" w:type="dxa"/>
          </w:tcPr>
          <w:p w14:paraId="21D408BD" w14:textId="77777777" w:rsidR="00870B45" w:rsidRDefault="00000000">
            <w:r>
              <w:rPr>
                <w:sz w:val="17"/>
              </w:rPr>
              <w:t>S</w:t>
            </w:r>
          </w:p>
        </w:tc>
        <w:tc>
          <w:tcPr>
            <w:tcW w:w="907" w:type="dxa"/>
          </w:tcPr>
          <w:p w14:paraId="5E5FEC69" w14:textId="77777777" w:rsidR="00870B45" w:rsidRDefault="00000000">
            <w:r>
              <w:rPr>
                <w:sz w:val="17"/>
              </w:rPr>
              <w:t>Low</w:t>
            </w:r>
          </w:p>
        </w:tc>
        <w:tc>
          <w:tcPr>
            <w:tcW w:w="680" w:type="dxa"/>
          </w:tcPr>
          <w:p w14:paraId="20FD695D" w14:textId="77777777" w:rsidR="00870B45" w:rsidRDefault="00870B45"/>
        </w:tc>
        <w:tc>
          <w:tcPr>
            <w:tcW w:w="1701" w:type="dxa"/>
          </w:tcPr>
          <w:p w14:paraId="34BFD9DF" w14:textId="77777777" w:rsidR="00870B45" w:rsidRDefault="00870B45"/>
        </w:tc>
      </w:tr>
      <w:tr w:rsidR="00870B45" w14:paraId="0532310E" w14:textId="77777777">
        <w:trPr>
          <w:jc w:val="center"/>
        </w:trPr>
        <w:tc>
          <w:tcPr>
            <w:tcW w:w="567" w:type="dxa"/>
          </w:tcPr>
          <w:p w14:paraId="4AE274C9" w14:textId="77777777" w:rsidR="00870B45" w:rsidRDefault="00000000">
            <w:r>
              <w:rPr>
                <w:sz w:val="17"/>
              </w:rPr>
              <w:t>71</w:t>
            </w:r>
          </w:p>
        </w:tc>
        <w:tc>
          <w:tcPr>
            <w:tcW w:w="4649" w:type="dxa"/>
          </w:tcPr>
          <w:p w14:paraId="6CA71C8E" w14:textId="77777777" w:rsidR="00870B45" w:rsidRDefault="00000000">
            <w:r>
              <w:rPr>
                <w:sz w:val="17"/>
              </w:rPr>
              <w:t>A this-test-versus-last report</w:t>
            </w:r>
          </w:p>
        </w:tc>
        <w:tc>
          <w:tcPr>
            <w:tcW w:w="737" w:type="dxa"/>
          </w:tcPr>
          <w:p w14:paraId="61FF761C" w14:textId="77777777" w:rsidR="00870B45" w:rsidRDefault="00000000">
            <w:r>
              <w:rPr>
                <w:sz w:val="17"/>
              </w:rPr>
              <w:t>S</w:t>
            </w:r>
          </w:p>
        </w:tc>
        <w:tc>
          <w:tcPr>
            <w:tcW w:w="907" w:type="dxa"/>
          </w:tcPr>
          <w:p w14:paraId="2062FA0C" w14:textId="77777777" w:rsidR="00870B45" w:rsidRDefault="00000000">
            <w:r>
              <w:rPr>
                <w:sz w:val="17"/>
              </w:rPr>
              <w:t>Low</w:t>
            </w:r>
          </w:p>
        </w:tc>
        <w:tc>
          <w:tcPr>
            <w:tcW w:w="680" w:type="dxa"/>
          </w:tcPr>
          <w:p w14:paraId="101F6B17" w14:textId="77777777" w:rsidR="00870B45" w:rsidRDefault="00870B45"/>
        </w:tc>
        <w:tc>
          <w:tcPr>
            <w:tcW w:w="1701" w:type="dxa"/>
          </w:tcPr>
          <w:p w14:paraId="205C04D5" w14:textId="77777777" w:rsidR="00870B45" w:rsidRDefault="00870B45"/>
        </w:tc>
      </w:tr>
      <w:tr w:rsidR="00870B45" w14:paraId="650A8661" w14:textId="77777777">
        <w:trPr>
          <w:jc w:val="center"/>
        </w:trPr>
        <w:tc>
          <w:tcPr>
            <w:tcW w:w="567" w:type="dxa"/>
          </w:tcPr>
          <w:p w14:paraId="7190991C" w14:textId="77777777" w:rsidR="00870B45" w:rsidRDefault="00000000">
            <w:r>
              <w:rPr>
                <w:sz w:val="17"/>
              </w:rPr>
              <w:t>72</w:t>
            </w:r>
          </w:p>
        </w:tc>
        <w:tc>
          <w:tcPr>
            <w:tcW w:w="4649" w:type="dxa"/>
          </w:tcPr>
          <w:p w14:paraId="534EBBC2" w14:textId="77777777" w:rsidR="00870B45" w:rsidRDefault="00000000">
            <w:r>
              <w:rPr>
                <w:sz w:val="17"/>
              </w:rPr>
              <w:t>Archive every report as issued, with a hash</w:t>
            </w:r>
          </w:p>
        </w:tc>
        <w:tc>
          <w:tcPr>
            <w:tcW w:w="737" w:type="dxa"/>
          </w:tcPr>
          <w:p w14:paraId="0E85F398" w14:textId="77777777" w:rsidR="00870B45" w:rsidRDefault="00000000">
            <w:r>
              <w:rPr>
                <w:sz w:val="17"/>
              </w:rPr>
              <w:t>S</w:t>
            </w:r>
          </w:p>
        </w:tc>
        <w:tc>
          <w:tcPr>
            <w:tcW w:w="907" w:type="dxa"/>
          </w:tcPr>
          <w:p w14:paraId="43DEDA32" w14:textId="77777777" w:rsidR="00870B45" w:rsidRDefault="00000000">
            <w:r>
              <w:rPr>
                <w:sz w:val="17"/>
              </w:rPr>
              <w:t>Low</w:t>
            </w:r>
          </w:p>
        </w:tc>
        <w:tc>
          <w:tcPr>
            <w:tcW w:w="680" w:type="dxa"/>
          </w:tcPr>
          <w:p w14:paraId="5765910C" w14:textId="77777777" w:rsidR="00870B45" w:rsidRDefault="00870B45"/>
        </w:tc>
        <w:tc>
          <w:tcPr>
            <w:tcW w:w="1701" w:type="dxa"/>
          </w:tcPr>
          <w:p w14:paraId="6E7A4DE0" w14:textId="77777777" w:rsidR="00870B45" w:rsidRDefault="00870B45"/>
        </w:tc>
      </w:tr>
      <w:tr w:rsidR="00870B45" w14:paraId="72382401" w14:textId="77777777">
        <w:trPr>
          <w:jc w:val="center"/>
        </w:trPr>
        <w:tc>
          <w:tcPr>
            <w:tcW w:w="567" w:type="dxa"/>
          </w:tcPr>
          <w:p w14:paraId="5FD228C1" w14:textId="77777777" w:rsidR="00870B45" w:rsidRDefault="00000000">
            <w:r>
              <w:rPr>
                <w:sz w:val="17"/>
              </w:rPr>
              <w:t>73</w:t>
            </w:r>
          </w:p>
        </w:tc>
        <w:tc>
          <w:tcPr>
            <w:tcW w:w="4649" w:type="dxa"/>
          </w:tcPr>
          <w:p w14:paraId="1C725513" w14:textId="77777777" w:rsidR="00870B45" w:rsidRDefault="00000000">
            <w:r>
              <w:rPr>
                <w:sz w:val="17"/>
              </w:rPr>
              <w:t>Attribute every action to an operator</w:t>
            </w:r>
          </w:p>
        </w:tc>
        <w:tc>
          <w:tcPr>
            <w:tcW w:w="737" w:type="dxa"/>
          </w:tcPr>
          <w:p w14:paraId="69366F06" w14:textId="77777777" w:rsidR="00870B45" w:rsidRDefault="00000000">
            <w:r>
              <w:rPr>
                <w:sz w:val="17"/>
              </w:rPr>
              <w:t>M</w:t>
            </w:r>
          </w:p>
        </w:tc>
        <w:tc>
          <w:tcPr>
            <w:tcW w:w="907" w:type="dxa"/>
          </w:tcPr>
          <w:p w14:paraId="684E3110" w14:textId="77777777" w:rsidR="00870B45" w:rsidRDefault="00000000">
            <w:r>
              <w:rPr>
                <w:sz w:val="17"/>
              </w:rPr>
              <w:t>Low</w:t>
            </w:r>
          </w:p>
        </w:tc>
        <w:tc>
          <w:tcPr>
            <w:tcW w:w="680" w:type="dxa"/>
          </w:tcPr>
          <w:p w14:paraId="1ABD24A2" w14:textId="77777777" w:rsidR="00870B45" w:rsidRDefault="00870B45"/>
        </w:tc>
        <w:tc>
          <w:tcPr>
            <w:tcW w:w="1701" w:type="dxa"/>
          </w:tcPr>
          <w:p w14:paraId="65330AF4" w14:textId="77777777" w:rsidR="00870B45" w:rsidRDefault="00870B45"/>
        </w:tc>
      </w:tr>
      <w:tr w:rsidR="00870B45" w14:paraId="0CBE19B9" w14:textId="77777777">
        <w:trPr>
          <w:jc w:val="center"/>
        </w:trPr>
        <w:tc>
          <w:tcPr>
            <w:tcW w:w="567" w:type="dxa"/>
          </w:tcPr>
          <w:p w14:paraId="6ECA33BF" w14:textId="77777777" w:rsidR="00870B45" w:rsidRDefault="00000000">
            <w:r>
              <w:rPr>
                <w:sz w:val="17"/>
              </w:rPr>
              <w:t>74</w:t>
            </w:r>
          </w:p>
        </w:tc>
        <w:tc>
          <w:tcPr>
            <w:tcW w:w="4649" w:type="dxa"/>
          </w:tcPr>
          <w:p w14:paraId="5E300A1D" w14:textId="77777777" w:rsidR="00870B45" w:rsidRDefault="00000000">
            <w:r>
              <w:rPr>
                <w:sz w:val="17"/>
              </w:rPr>
              <w:t>Amendment semantics everywhere, not only in the journal</w:t>
            </w:r>
          </w:p>
        </w:tc>
        <w:tc>
          <w:tcPr>
            <w:tcW w:w="737" w:type="dxa"/>
          </w:tcPr>
          <w:p w14:paraId="7400F1BE" w14:textId="77777777" w:rsidR="00870B45" w:rsidRDefault="00000000">
            <w:r>
              <w:rPr>
                <w:sz w:val="17"/>
              </w:rPr>
              <w:t>M</w:t>
            </w:r>
          </w:p>
        </w:tc>
        <w:tc>
          <w:tcPr>
            <w:tcW w:w="907" w:type="dxa"/>
          </w:tcPr>
          <w:p w14:paraId="634705D9" w14:textId="77777777" w:rsidR="00870B45" w:rsidRDefault="00000000">
            <w:r>
              <w:rPr>
                <w:sz w:val="17"/>
              </w:rPr>
              <w:t>Medium</w:t>
            </w:r>
          </w:p>
        </w:tc>
        <w:tc>
          <w:tcPr>
            <w:tcW w:w="680" w:type="dxa"/>
          </w:tcPr>
          <w:p w14:paraId="36B85164" w14:textId="77777777" w:rsidR="00870B45" w:rsidRDefault="00870B45"/>
        </w:tc>
        <w:tc>
          <w:tcPr>
            <w:tcW w:w="1701" w:type="dxa"/>
          </w:tcPr>
          <w:p w14:paraId="581730F5" w14:textId="77777777" w:rsidR="00870B45" w:rsidRDefault="00870B45"/>
        </w:tc>
      </w:tr>
      <w:tr w:rsidR="00870B45" w14:paraId="6E0A513D" w14:textId="77777777">
        <w:trPr>
          <w:jc w:val="center"/>
        </w:trPr>
        <w:tc>
          <w:tcPr>
            <w:tcW w:w="567" w:type="dxa"/>
          </w:tcPr>
          <w:p w14:paraId="73ED8534" w14:textId="77777777" w:rsidR="00870B45" w:rsidRDefault="00000000">
            <w:r>
              <w:rPr>
                <w:sz w:val="17"/>
              </w:rPr>
              <w:t>75</w:t>
            </w:r>
          </w:p>
        </w:tc>
        <w:tc>
          <w:tcPr>
            <w:tcW w:w="4649" w:type="dxa"/>
          </w:tcPr>
          <w:p w14:paraId="7A1C022A" w14:textId="77777777" w:rsidR="00870B45" w:rsidRDefault="00000000">
            <w:r>
              <w:rPr>
                <w:sz w:val="17"/>
              </w:rPr>
              <w:t>Ship the audit trail and a checksum manifest with the research export</w:t>
            </w:r>
          </w:p>
        </w:tc>
        <w:tc>
          <w:tcPr>
            <w:tcW w:w="737" w:type="dxa"/>
          </w:tcPr>
          <w:p w14:paraId="1F8C0337" w14:textId="77777777" w:rsidR="00870B45" w:rsidRDefault="00000000">
            <w:r>
              <w:rPr>
                <w:sz w:val="17"/>
              </w:rPr>
              <w:t>S</w:t>
            </w:r>
          </w:p>
        </w:tc>
        <w:tc>
          <w:tcPr>
            <w:tcW w:w="907" w:type="dxa"/>
          </w:tcPr>
          <w:p w14:paraId="5964157E" w14:textId="77777777" w:rsidR="00870B45" w:rsidRDefault="00000000">
            <w:r>
              <w:rPr>
                <w:sz w:val="17"/>
              </w:rPr>
              <w:t>Low</w:t>
            </w:r>
          </w:p>
        </w:tc>
        <w:tc>
          <w:tcPr>
            <w:tcW w:w="680" w:type="dxa"/>
          </w:tcPr>
          <w:p w14:paraId="6F996BAC" w14:textId="77777777" w:rsidR="00870B45" w:rsidRDefault="00870B45"/>
        </w:tc>
        <w:tc>
          <w:tcPr>
            <w:tcW w:w="1701" w:type="dxa"/>
          </w:tcPr>
          <w:p w14:paraId="6BC48AB6" w14:textId="77777777" w:rsidR="00870B45" w:rsidRDefault="00870B45"/>
        </w:tc>
      </w:tr>
    </w:tbl>
    <w:p w14:paraId="1CDB8B5F" w14:textId="77777777" w:rsidR="00870B45" w:rsidRDefault="00000000">
      <w:r>
        <w:br w:type="page"/>
      </w:r>
    </w:p>
    <w:p w14:paraId="2D7E78E1" w14:textId="77777777" w:rsidR="00870B45" w:rsidRDefault="00000000">
      <w:pPr>
        <w:pStyle w:val="Otsikko1"/>
      </w:pPr>
      <w:r>
        <w:lastRenderedPageBreak/>
        <w:t>Appendix A. Rejected on principle</w:t>
      </w:r>
    </w:p>
    <w:p w14:paraId="67F02082" w14:textId="77777777" w:rsidR="00870B45" w:rsidRDefault="00000000">
      <w:r>
        <w:t>Six ideas from the same applications that would need a network, an account, or a claim this application should not make. They are recorded so that the refusal is visible and can be argued with.</w:t>
      </w:r>
    </w:p>
    <w:p w14:paraId="021C1417" w14:textId="77777777" w:rsidR="00870B45" w:rsidRDefault="00000000">
      <w:pPr>
        <w:pStyle w:val="Otsikko2"/>
      </w:pPr>
      <w:r>
        <w:t>AI FTP detection without a test</w:t>
      </w:r>
    </w:p>
    <w:p w14:paraId="0A3B694F" w14:textId="77777777" w:rsidR="00870B45" w:rsidRDefault="00000000">
      <w:pPr>
        <w:spacing w:after="60"/>
      </w:pPr>
      <w:r>
        <w:rPr>
          <w:b/>
        </w:rPr>
        <w:t xml:space="preserve">Source: </w:t>
      </w:r>
      <w:r>
        <w:t>TrainerRoad</w:t>
      </w:r>
    </w:p>
    <w:p w14:paraId="2443C2F6" w14:textId="77777777" w:rsidR="00870B45" w:rsidRDefault="00000000">
      <w:pPr>
        <w:spacing w:after="60"/>
      </w:pPr>
      <w:r>
        <w:rPr>
          <w:b/>
        </w:rPr>
        <w:t xml:space="preserve">What it does there: </w:t>
      </w:r>
      <w:r>
        <w:t>TrainerRoad estimates FTP from accumulated training data using a model trained on a very large multi-athlete dataset, and offers it every 28 days in place of a test.</w:t>
      </w:r>
    </w:p>
    <w:p w14:paraId="569B17DF" w14:textId="77777777" w:rsidR="00870B45" w:rsidRDefault="00000000">
      <w:pPr>
        <w:spacing w:after="60"/>
      </w:pPr>
      <w:r>
        <w:rPr>
          <w:b/>
        </w:rPr>
        <w:t xml:space="preserve">Why it is not on the list: </w:t>
      </w:r>
      <w:r>
        <w:t>Rejected on two grounds, not one. It requires a training corpus and a model this application cannot hold or validate locally, and more fundamentally it is the opposite of what a laboratory does: it produces a number without a measurement, and its accuracy claims come from the vendor's own data. If the ambition is to reduce testing burden, the defensible version is a submaximal protocol with a stated error (item 16), not a model.</w:t>
      </w:r>
    </w:p>
    <w:p w14:paraId="16EF9FAB" w14:textId="77777777" w:rsidR="00870B45" w:rsidRDefault="00000000">
      <w:pPr>
        <w:pStyle w:val="Otsikko2"/>
      </w:pPr>
      <w:r>
        <w:t>Cloud athlete database and multi-site access</w:t>
      </w:r>
    </w:p>
    <w:p w14:paraId="01CD103B" w14:textId="77777777" w:rsidR="00870B45" w:rsidRDefault="00000000">
      <w:pPr>
        <w:spacing w:after="60"/>
      </w:pPr>
      <w:r>
        <w:rPr>
          <w:b/>
        </w:rPr>
        <w:t xml:space="preserve">Source: </w:t>
      </w:r>
      <w:r>
        <w:t>COSMED Omnia (network database, role-based access, HL7 to hospital systems), INSCYD (browser-based, cloud)</w:t>
      </w:r>
    </w:p>
    <w:p w14:paraId="32F4683F" w14:textId="77777777" w:rsidR="00870B45" w:rsidRDefault="00000000">
      <w:pPr>
        <w:spacing w:after="60"/>
      </w:pPr>
      <w:r>
        <w:rPr>
          <w:b/>
        </w:rPr>
        <w:t xml:space="preserve">What it does there: </w:t>
      </w:r>
      <w:r>
        <w:t>A central database lets several testers and sites share one athlete record, and integrates with hospital information systems.</w:t>
      </w:r>
    </w:p>
    <w:p w14:paraId="6550174C" w14:textId="77777777" w:rsidR="00870B45" w:rsidRDefault="00000000">
      <w:pPr>
        <w:spacing w:after="60"/>
      </w:pPr>
      <w:r>
        <w:rPr>
          <w:b/>
        </w:rPr>
        <w:t xml:space="preserve">Why it is not on the list: </w:t>
      </w:r>
      <w:r>
        <w:t>Rejected: the no-network rule is the reason this application cannot hang on a conference-centre network with an athlete warming up. The local equivalents are items 61 (athlete registry) and 75 (a verifiable export), which cover the real need without the failure mode. Worth revisiting only if the lab ever needs multi-site testing, and then as an explicit export and import, never as a live dependency.</w:t>
      </w:r>
    </w:p>
    <w:p w14:paraId="4C9AAA5B" w14:textId="77777777" w:rsidR="00870B45" w:rsidRDefault="00000000">
      <w:pPr>
        <w:pStyle w:val="Otsikko2"/>
      </w:pPr>
      <w:r>
        <w:t>Automatic upload to TrainingPeaks, Strava or intervals.icu</w:t>
      </w:r>
    </w:p>
    <w:p w14:paraId="6486468A" w14:textId="77777777" w:rsidR="00870B45" w:rsidRDefault="00000000">
      <w:pPr>
        <w:spacing w:after="60"/>
      </w:pPr>
      <w:r>
        <w:rPr>
          <w:b/>
        </w:rPr>
        <w:t xml:space="preserve">Source: </w:t>
      </w:r>
      <w:r>
        <w:t>Every training platform</w:t>
      </w:r>
    </w:p>
    <w:p w14:paraId="0E4D020A" w14:textId="77777777" w:rsidR="00870B45" w:rsidRDefault="00000000">
      <w:pPr>
        <w:spacing w:after="60"/>
      </w:pPr>
      <w:r>
        <w:rPr>
          <w:b/>
        </w:rPr>
        <w:t xml:space="preserve">What it does there: </w:t>
      </w:r>
      <w:r>
        <w:t>Completed sessions appear in the athlete's own training platform without anyone doing anything.</w:t>
      </w:r>
    </w:p>
    <w:p w14:paraId="3B53EE4F" w14:textId="77777777" w:rsidR="00870B45" w:rsidRDefault="00000000">
      <w:pPr>
        <w:spacing w:after="60"/>
      </w:pPr>
      <w:r>
        <w:rPr>
          <w:b/>
        </w:rPr>
        <w:t xml:space="preserve">Why it is not on the list: </w:t>
      </w:r>
      <w:r>
        <w:t>Rejected as a live feature; the FIT export already makes this a drag and drop for whoever wants it, and it is the athlete's decision what leaves the lab, not the app's. Note also that uploading a clinical test to a third-party platform is a data-protection decision, not a convenience one.</w:t>
      </w:r>
    </w:p>
    <w:p w14:paraId="1DEA1AC7" w14:textId="77777777" w:rsidR="00870B45" w:rsidRDefault="00000000">
      <w:pPr>
        <w:pStyle w:val="Otsikko2"/>
      </w:pPr>
      <w:r>
        <w:t>Adaptive plan generation and workout prescription</w:t>
      </w:r>
    </w:p>
    <w:p w14:paraId="3912021C" w14:textId="77777777" w:rsidR="00870B45" w:rsidRDefault="00000000">
      <w:pPr>
        <w:spacing w:after="60"/>
      </w:pPr>
      <w:r>
        <w:rPr>
          <w:b/>
        </w:rPr>
        <w:t xml:space="preserve">Source: </w:t>
      </w:r>
      <w:r>
        <w:t>TrainerRoad Adaptive Training, Xert, SYSTM plans</w:t>
      </w:r>
    </w:p>
    <w:p w14:paraId="02E7C065" w14:textId="77777777" w:rsidR="00870B45" w:rsidRDefault="00000000">
      <w:pPr>
        <w:spacing w:after="60"/>
      </w:pPr>
      <w:r>
        <w:rPr>
          <w:b/>
        </w:rPr>
        <w:t xml:space="preserve">What it does there: </w:t>
      </w:r>
      <w:r>
        <w:t>The platform adjusts the athlete's future training in response to performance and to detected fitness changes.</w:t>
      </w:r>
    </w:p>
    <w:p w14:paraId="0FCC9C77" w14:textId="77777777" w:rsidR="00870B45" w:rsidRDefault="00000000">
      <w:pPr>
        <w:spacing w:after="60"/>
      </w:pPr>
      <w:r>
        <w:rPr>
          <w:b/>
        </w:rPr>
        <w:t xml:space="preserve">Why it is not on the list: </w:t>
      </w:r>
      <w:r>
        <w:t>Rejected as out of scope. It would also put the application in the position of implying that a measured change predicts or improves performance, which is a claim the evidence does not support. The app should produce the measurement and stop.</w:t>
      </w:r>
    </w:p>
    <w:p w14:paraId="379B366F" w14:textId="77777777" w:rsidR="00870B45" w:rsidRDefault="00000000">
      <w:pPr>
        <w:pStyle w:val="Otsikko2"/>
      </w:pPr>
      <w:r>
        <w:lastRenderedPageBreak/>
        <w:t>Video, gamification and motivational content on the athlete screen</w:t>
      </w:r>
    </w:p>
    <w:p w14:paraId="58840974" w14:textId="77777777" w:rsidR="00870B45" w:rsidRDefault="00000000">
      <w:pPr>
        <w:spacing w:after="60"/>
      </w:pPr>
      <w:r>
        <w:rPr>
          <w:b/>
        </w:rPr>
        <w:t xml:space="preserve">Source: </w:t>
      </w:r>
      <w:r>
        <w:t>Zwift, SYSTM (structured workouts over video, rider types, mental toughness content)</w:t>
      </w:r>
    </w:p>
    <w:p w14:paraId="5C6B8BC5" w14:textId="77777777" w:rsidR="00870B45" w:rsidRDefault="00000000">
      <w:pPr>
        <w:spacing w:after="60"/>
      </w:pPr>
      <w:r>
        <w:rPr>
          <w:b/>
        </w:rPr>
        <w:t xml:space="preserve">What it does there: </w:t>
      </w:r>
      <w:r>
        <w:t>Immersive content raises compliance and effort in consumer training.</w:t>
      </w:r>
    </w:p>
    <w:p w14:paraId="24DDDC3C" w14:textId="77777777" w:rsidR="00870B45" w:rsidRDefault="00000000">
      <w:pPr>
        <w:spacing w:after="60"/>
      </w:pPr>
      <w:r>
        <w:rPr>
          <w:b/>
        </w:rPr>
        <w:t xml:space="preserve">Why it is not on the list: </w:t>
      </w:r>
      <w:r>
        <w:t>Rejected for the athlete display in a test context, with one honest caveat: motivation is a real determinant of a maximal test, and standardising it (identical verbal encouragement, identical display) is better practice than removing it. Item 25 handles that properly by standardising what the athlete sees rather than by enriching it.</w:t>
      </w:r>
    </w:p>
    <w:p w14:paraId="6E56B133" w14:textId="77777777" w:rsidR="00870B45" w:rsidRDefault="00000000">
      <w:pPr>
        <w:pStyle w:val="Otsikko2"/>
      </w:pPr>
      <w:r>
        <w:t>In-app trainer firmware updates</w:t>
      </w:r>
    </w:p>
    <w:p w14:paraId="0ED8F5B4" w14:textId="77777777" w:rsidR="00870B45" w:rsidRDefault="00000000">
      <w:pPr>
        <w:spacing w:after="60"/>
      </w:pPr>
      <w:r>
        <w:rPr>
          <w:b/>
        </w:rPr>
        <w:t xml:space="preserve">Source: </w:t>
      </w:r>
      <w:r>
        <w:t>Wahoo, Zwift and every trainer vendor's utility</w:t>
      </w:r>
    </w:p>
    <w:p w14:paraId="3456BDC1" w14:textId="77777777" w:rsidR="00870B45" w:rsidRDefault="00000000">
      <w:pPr>
        <w:spacing w:after="60"/>
      </w:pPr>
      <w:r>
        <w:rPr>
          <w:b/>
        </w:rPr>
        <w:t xml:space="preserve">What it does there: </w:t>
      </w:r>
      <w:r>
        <w:t>Firmware is updated from within the training app.</w:t>
      </w:r>
    </w:p>
    <w:p w14:paraId="7EBA53E6" w14:textId="77777777" w:rsidR="00870B45" w:rsidRDefault="00000000">
      <w:pPr>
        <w:spacing w:after="60"/>
      </w:pPr>
      <w:r>
        <w:rPr>
          <w:b/>
        </w:rPr>
        <w:t xml:space="preserve">Why it is not on the list: </w:t>
      </w:r>
      <w:r>
        <w:t>Rejected: it requires network access. Item 12 covers the part that matters here, which is knowing which firmware produced a given test.</w:t>
      </w:r>
    </w:p>
    <w:p w14:paraId="4D31A700" w14:textId="77777777" w:rsidR="00870B45" w:rsidRDefault="00000000">
      <w:pPr>
        <w:pStyle w:val="Otsikko1"/>
      </w:pPr>
      <w:r>
        <w:t>Appendix B. Sources</w:t>
      </w:r>
    </w:p>
    <w:p w14:paraId="04E07C00" w14:textId="77777777" w:rsidR="00870B45" w:rsidRDefault="00000000">
      <w:r>
        <w:rPr>
          <w:i/>
        </w:rPr>
        <w:t>Vendor documentation is cited as vendor documentation and carries no evidential weight beyond describing what the product does. Where a claim about physiology is made in the body of this document, the citation is to the literature and not to the vendor.</w:t>
      </w:r>
    </w:p>
    <w:p w14:paraId="3301CD0A" w14:textId="77777777" w:rsidR="00870B45" w:rsidRDefault="00000000">
      <w:pPr>
        <w:spacing w:after="60"/>
      </w:pPr>
      <w:r>
        <w:rPr>
          <w:b/>
          <w:sz w:val="18"/>
        </w:rPr>
        <w:t xml:space="preserve">Wahoo Fitness. </w:t>
      </w:r>
      <w:r>
        <w:rPr>
          <w:sz w:val="18"/>
        </w:rPr>
        <w:t xml:space="preserve">4DP and fitness assessments, Full Frontal and Half Monty. </w:t>
      </w:r>
      <w:r>
        <w:rPr>
          <w:color w:val="1A3E6E"/>
          <w:sz w:val="17"/>
        </w:rPr>
        <w:t>https://support.wahoofitness.com/hc/en-us/sections/4403352526610-4DP-and-Fitness-Assessments-Full-Frontal-and-Half-Monty</w:t>
      </w:r>
    </w:p>
    <w:p w14:paraId="6723C595" w14:textId="77777777" w:rsidR="00870B45" w:rsidRDefault="00000000">
      <w:pPr>
        <w:spacing w:after="60"/>
      </w:pPr>
      <w:r>
        <w:rPr>
          <w:b/>
          <w:sz w:val="18"/>
        </w:rPr>
        <w:t xml:space="preserve">Wahoo Fitness. </w:t>
      </w:r>
      <w:r>
        <w:rPr>
          <w:sz w:val="18"/>
        </w:rPr>
        <w:t xml:space="preserve">The Half Monty fitness assessment. </w:t>
      </w:r>
      <w:r>
        <w:rPr>
          <w:color w:val="1A3E6E"/>
          <w:sz w:val="17"/>
        </w:rPr>
        <w:t>https://support.wahoofitness.com/hc/en-us/articles/4404067414418-The-Half-Monty-fitness-assessment-Everything-you-need-to-know</w:t>
      </w:r>
    </w:p>
    <w:p w14:paraId="625FD3DF" w14:textId="77777777" w:rsidR="00870B45" w:rsidRDefault="00000000">
      <w:pPr>
        <w:spacing w:after="60"/>
      </w:pPr>
      <w:r>
        <w:rPr>
          <w:b/>
          <w:sz w:val="18"/>
        </w:rPr>
        <w:t xml:space="preserve">TrainerRoad. </w:t>
      </w:r>
      <w:r>
        <w:rPr>
          <w:sz w:val="18"/>
        </w:rPr>
        <w:t xml:space="preserve">FTP testing is a thing of the past: introducing AI FTP detection. </w:t>
      </w:r>
      <w:r>
        <w:rPr>
          <w:color w:val="1A3E6E"/>
          <w:sz w:val="17"/>
        </w:rPr>
        <w:t>https://www.trainerroad.com/blog/ftp-testing-is-a-thing-of-the-past-introducing-ai-ftp-detection/</w:t>
      </w:r>
    </w:p>
    <w:p w14:paraId="114FFDB0" w14:textId="77777777" w:rsidR="00870B45" w:rsidRDefault="00000000">
      <w:pPr>
        <w:spacing w:after="60"/>
      </w:pPr>
      <w:r>
        <w:rPr>
          <w:b/>
          <w:sz w:val="18"/>
        </w:rPr>
        <w:t xml:space="preserve">TrainerRoad. </w:t>
      </w:r>
      <w:r>
        <w:rPr>
          <w:sz w:val="18"/>
        </w:rPr>
        <w:t xml:space="preserve">How to test with the ramp test. </w:t>
      </w:r>
      <w:r>
        <w:rPr>
          <w:color w:val="1A3E6E"/>
          <w:sz w:val="17"/>
        </w:rPr>
        <w:t>https://support.trainerroad.com/hc/en-us/articles/360003910912-How-to-Test-With-the-Ramp-Test</w:t>
      </w:r>
    </w:p>
    <w:p w14:paraId="44C3FD16" w14:textId="77777777" w:rsidR="00870B45" w:rsidRDefault="00000000">
      <w:pPr>
        <w:spacing w:after="60"/>
      </w:pPr>
      <w:r>
        <w:rPr>
          <w:b/>
          <w:sz w:val="18"/>
        </w:rPr>
        <w:t xml:space="preserve">Xert (Baron Biosystems). </w:t>
      </w:r>
      <w:r>
        <w:rPr>
          <w:sz w:val="18"/>
        </w:rPr>
        <w:t xml:space="preserve">MPA, maximal power available. </w:t>
      </w:r>
      <w:r>
        <w:rPr>
          <w:color w:val="1A3E6E"/>
          <w:sz w:val="17"/>
        </w:rPr>
        <w:t>https://www.baronbiosys.com/maximal-power-available/</w:t>
      </w:r>
    </w:p>
    <w:p w14:paraId="2DD11F04" w14:textId="77777777" w:rsidR="00870B45" w:rsidRDefault="00000000">
      <w:pPr>
        <w:spacing w:after="60"/>
      </w:pPr>
      <w:r>
        <w:rPr>
          <w:b/>
          <w:sz w:val="18"/>
        </w:rPr>
        <w:t xml:space="preserve">Xert (Baron Biosystems). </w:t>
      </w:r>
      <w:r>
        <w:rPr>
          <w:sz w:val="18"/>
        </w:rPr>
        <w:t xml:space="preserve">Fitness signature and fitness breakthroughs. </w:t>
      </w:r>
      <w:r>
        <w:rPr>
          <w:color w:val="1A3E6E"/>
          <w:sz w:val="17"/>
        </w:rPr>
        <w:t>https://www.baronbiosys.com/fitness-breakthroughs/</w:t>
      </w:r>
    </w:p>
    <w:p w14:paraId="4A9FB71E" w14:textId="77777777" w:rsidR="00870B45" w:rsidRDefault="00000000">
      <w:pPr>
        <w:spacing w:after="60"/>
      </w:pPr>
      <w:r>
        <w:rPr>
          <w:b/>
          <w:sz w:val="18"/>
        </w:rPr>
        <w:t xml:space="preserve">TrainingPeaks WKO. </w:t>
      </w:r>
      <w:r>
        <w:rPr>
          <w:sz w:val="18"/>
        </w:rPr>
        <w:t xml:space="preserve">Power duration model V2, mFTP, iLevels and phenotyping. </w:t>
      </w:r>
      <w:r>
        <w:rPr>
          <w:color w:val="1A3E6E"/>
          <w:sz w:val="17"/>
        </w:rPr>
        <w:t>https://www.wko5.com/wko-power-duration-model-v2</w:t>
      </w:r>
    </w:p>
    <w:p w14:paraId="6C40CB7E" w14:textId="77777777" w:rsidR="00870B45" w:rsidRDefault="00000000">
      <w:pPr>
        <w:spacing w:after="60"/>
      </w:pPr>
      <w:r>
        <w:rPr>
          <w:b/>
          <w:sz w:val="18"/>
        </w:rPr>
        <w:t xml:space="preserve">TrainingPeaks WKO. </w:t>
      </w:r>
      <w:r>
        <w:rPr>
          <w:sz w:val="18"/>
        </w:rPr>
        <w:t xml:space="preserve">How to determine workout targets using WKO iLevels. </w:t>
      </w:r>
      <w:r>
        <w:rPr>
          <w:color w:val="1A3E6E"/>
          <w:sz w:val="17"/>
        </w:rPr>
        <w:t>https://www.wko5.com/how-to-determine-workout-targets-using-wko-ilevels</w:t>
      </w:r>
    </w:p>
    <w:p w14:paraId="0CCB9990" w14:textId="77777777" w:rsidR="00870B45" w:rsidRDefault="00000000">
      <w:pPr>
        <w:spacing w:after="60"/>
      </w:pPr>
      <w:r>
        <w:rPr>
          <w:b/>
          <w:sz w:val="18"/>
        </w:rPr>
        <w:t xml:space="preserve">Zwift. </w:t>
      </w:r>
      <w:r>
        <w:rPr>
          <w:sz w:val="18"/>
        </w:rPr>
        <w:t xml:space="preserve">ERG mode troubleshooting, PowerMatch and spin-down calibration. </w:t>
      </w:r>
      <w:r>
        <w:rPr>
          <w:color w:val="1A3E6E"/>
          <w:sz w:val="17"/>
        </w:rPr>
        <w:t>https://support.zwift.com/en_us/erg-mode-troubleshooting-SJ4ziYOcr</w:t>
      </w:r>
    </w:p>
    <w:p w14:paraId="79CED54B" w14:textId="77777777" w:rsidR="00870B45" w:rsidRDefault="00000000">
      <w:pPr>
        <w:spacing w:after="60"/>
      </w:pPr>
      <w:r>
        <w:rPr>
          <w:b/>
          <w:sz w:val="18"/>
        </w:rPr>
        <w:t xml:space="preserve">Zwift Insider. </w:t>
      </w:r>
      <w:r>
        <w:rPr>
          <w:sz w:val="18"/>
        </w:rPr>
        <w:t xml:space="preserve">All about ERG mode in Zwift workouts. </w:t>
      </w:r>
      <w:r>
        <w:rPr>
          <w:color w:val="1A3E6E"/>
          <w:sz w:val="17"/>
        </w:rPr>
        <w:t>https://zwiftinsider.com/erg-mode-in-zwift/</w:t>
      </w:r>
    </w:p>
    <w:p w14:paraId="0ED98FFE" w14:textId="77777777" w:rsidR="00870B45" w:rsidRDefault="00000000">
      <w:pPr>
        <w:spacing w:after="60"/>
      </w:pPr>
      <w:r>
        <w:rPr>
          <w:b/>
          <w:sz w:val="18"/>
        </w:rPr>
        <w:t xml:space="preserve">COSMED. </w:t>
      </w:r>
      <w:r>
        <w:rPr>
          <w:sz w:val="18"/>
        </w:rPr>
        <w:t xml:space="preserve">OMNIA software platform. </w:t>
      </w:r>
      <w:r>
        <w:rPr>
          <w:color w:val="1A3E6E"/>
          <w:sz w:val="17"/>
        </w:rPr>
        <w:t>https://www.cosmed.com/en/products/software</w:t>
      </w:r>
    </w:p>
    <w:p w14:paraId="4B75AC69" w14:textId="77777777" w:rsidR="00870B45" w:rsidRDefault="00000000">
      <w:pPr>
        <w:spacing w:after="60"/>
      </w:pPr>
      <w:r>
        <w:rPr>
          <w:b/>
          <w:sz w:val="18"/>
        </w:rPr>
        <w:t xml:space="preserve">Lode. </w:t>
      </w:r>
      <w:r>
        <w:rPr>
          <w:sz w:val="18"/>
        </w:rPr>
        <w:t xml:space="preserve">Lode Ergometry Manager LEM 10. </w:t>
      </w:r>
      <w:r>
        <w:rPr>
          <w:color w:val="1A3E6E"/>
          <w:sz w:val="17"/>
        </w:rPr>
        <w:t>https://lode-ergometry.com/product/lode-ergometry-manager-lem-10/</w:t>
      </w:r>
    </w:p>
    <w:p w14:paraId="7C640744" w14:textId="77777777" w:rsidR="00870B45" w:rsidRDefault="00000000">
      <w:pPr>
        <w:spacing w:after="60"/>
      </w:pPr>
      <w:r>
        <w:rPr>
          <w:b/>
          <w:sz w:val="18"/>
        </w:rPr>
        <w:t xml:space="preserve">PerfPRO Studio. </w:t>
      </w:r>
      <w:r>
        <w:rPr>
          <w:sz w:val="18"/>
        </w:rPr>
        <w:t xml:space="preserve">Workout modes and multi-rider operation. </w:t>
      </w:r>
      <w:r>
        <w:rPr>
          <w:color w:val="1A3E6E"/>
          <w:sz w:val="17"/>
        </w:rPr>
        <w:t>https://perfprostudio.com/WorkoutModes.aspx</w:t>
      </w:r>
    </w:p>
    <w:p w14:paraId="2477B4B7" w14:textId="77777777" w:rsidR="00870B45" w:rsidRDefault="00000000">
      <w:pPr>
        <w:spacing w:after="60"/>
      </w:pPr>
      <w:r>
        <w:rPr>
          <w:b/>
          <w:sz w:val="18"/>
        </w:rPr>
        <w:t xml:space="preserve">GoldenCheetah. </w:t>
      </w:r>
      <w:r>
        <w:rPr>
          <w:sz w:val="18"/>
        </w:rPr>
        <w:t xml:space="preserve">Release notes, CP modelling, W'bal in train view, performance tests. </w:t>
      </w:r>
      <w:r>
        <w:rPr>
          <w:color w:val="1A3E6E"/>
          <w:sz w:val="17"/>
        </w:rPr>
        <w:t>https://www.goldencheetah.org/RELEASE/release-notes.html</w:t>
      </w:r>
    </w:p>
    <w:p w14:paraId="1F5C9172" w14:textId="77777777" w:rsidR="00870B45" w:rsidRDefault="00000000">
      <w:pPr>
        <w:spacing w:after="60"/>
      </w:pPr>
      <w:r>
        <w:rPr>
          <w:b/>
          <w:sz w:val="18"/>
        </w:rPr>
        <w:t xml:space="preserve">intervals.icu. </w:t>
      </w:r>
      <w:r>
        <w:rPr>
          <w:sz w:val="18"/>
        </w:rPr>
        <w:t xml:space="preserve">Activity analysis, interval detection and spike correction. </w:t>
      </w:r>
      <w:r>
        <w:rPr>
          <w:color w:val="1A3E6E"/>
          <w:sz w:val="17"/>
        </w:rPr>
        <w:t>https://www.intervals.icu/features/analyze/</w:t>
      </w:r>
    </w:p>
    <w:p w14:paraId="3D448866" w14:textId="77777777" w:rsidR="00870B45" w:rsidRDefault="00000000">
      <w:pPr>
        <w:spacing w:after="60"/>
      </w:pPr>
      <w:r>
        <w:rPr>
          <w:b/>
          <w:sz w:val="18"/>
        </w:rPr>
        <w:t xml:space="preserve">intervals.icu. </w:t>
      </w:r>
      <w:r>
        <w:rPr>
          <w:sz w:val="18"/>
        </w:rPr>
        <w:t xml:space="preserve">Power charts, power curve comparison and models. </w:t>
      </w:r>
      <w:r>
        <w:rPr>
          <w:color w:val="1A3E6E"/>
          <w:sz w:val="17"/>
        </w:rPr>
        <w:t>https://www.intervals.icu/features/power-charts/</w:t>
      </w:r>
    </w:p>
    <w:p w14:paraId="09317D8F" w14:textId="77777777" w:rsidR="00870B45" w:rsidRDefault="00000000">
      <w:pPr>
        <w:spacing w:after="60"/>
      </w:pPr>
      <w:r>
        <w:rPr>
          <w:b/>
          <w:sz w:val="18"/>
        </w:rPr>
        <w:t xml:space="preserve">INSCYD. </w:t>
      </w:r>
      <w:r>
        <w:rPr>
          <w:sz w:val="18"/>
        </w:rPr>
        <w:t xml:space="preserve">Metabolic profile from lactate testing. </w:t>
      </w:r>
      <w:r>
        <w:rPr>
          <w:color w:val="1A3E6E"/>
          <w:sz w:val="17"/>
        </w:rPr>
        <w:t>https://inscyd.com/functions/lactate-testing/</w:t>
      </w:r>
    </w:p>
    <w:p w14:paraId="4AAA9BE2" w14:textId="77777777" w:rsidR="00870B45" w:rsidRDefault="00000000">
      <w:pPr>
        <w:spacing w:after="60"/>
      </w:pPr>
      <w:r>
        <w:rPr>
          <w:b/>
          <w:sz w:val="18"/>
        </w:rPr>
        <w:lastRenderedPageBreak/>
        <w:t xml:space="preserve">Ergonizer. </w:t>
      </w:r>
      <w:r>
        <w:rPr>
          <w:sz w:val="18"/>
        </w:rPr>
        <w:t xml:space="preserve">Concept, definition and use of the anaerobic threshold. </w:t>
      </w:r>
      <w:r>
        <w:rPr>
          <w:color w:val="1A3E6E"/>
          <w:sz w:val="17"/>
        </w:rPr>
        <w:t>https://www.ergonizer.de/en/anaerobeschwelle.html</w:t>
      </w:r>
    </w:p>
    <w:p w14:paraId="0E2B0B24" w14:textId="77777777" w:rsidR="00870B45" w:rsidRDefault="00000000">
      <w:pPr>
        <w:spacing w:after="60"/>
      </w:pPr>
      <w:r>
        <w:rPr>
          <w:b/>
          <w:sz w:val="18"/>
        </w:rPr>
        <w:t xml:space="preserve">Cardiozone / mesics. </w:t>
      </w:r>
      <w:r>
        <w:rPr>
          <w:sz w:val="18"/>
        </w:rPr>
        <w:t xml:space="preserve">WinLactat threshold models and reporting. </w:t>
      </w:r>
      <w:r>
        <w:rPr>
          <w:color w:val="1A3E6E"/>
          <w:sz w:val="17"/>
        </w:rPr>
        <w:t>https://www.cardiozone.de/laktatdiagnostik/software/</w:t>
      </w:r>
    </w:p>
    <w:p w14:paraId="245715FB" w14:textId="77777777" w:rsidR="00870B45" w:rsidRDefault="00000000">
      <w:pPr>
        <w:spacing w:after="60"/>
      </w:pPr>
      <w:r>
        <w:rPr>
          <w:b/>
          <w:sz w:val="18"/>
        </w:rPr>
        <w:t xml:space="preserve">CRAN. </w:t>
      </w:r>
      <w:r>
        <w:rPr>
          <w:sz w:val="18"/>
        </w:rPr>
        <w:t xml:space="preserve">lactater: tools for analysing lactate thresholds. </w:t>
      </w:r>
      <w:r>
        <w:rPr>
          <w:color w:val="1A3E6E"/>
          <w:sz w:val="17"/>
        </w:rPr>
        <w:t>https://cran.r-project.org/web/packages/lactater/lactater.pdf</w:t>
      </w:r>
    </w:p>
    <w:p w14:paraId="3BF316F9" w14:textId="77777777" w:rsidR="00870B45" w:rsidRDefault="00000000">
      <w:pPr>
        <w:spacing w:after="60"/>
      </w:pPr>
      <w:r>
        <w:rPr>
          <w:b/>
          <w:sz w:val="18"/>
        </w:rPr>
        <w:t xml:space="preserve">Jamnick et al. </w:t>
      </w:r>
      <w:r>
        <w:rPr>
          <w:sz w:val="18"/>
        </w:rPr>
        <w:t xml:space="preserve">Standardisation of the Dmax method for calculating the second lactate threshold. </w:t>
      </w:r>
      <w:r>
        <w:rPr>
          <w:color w:val="1A3E6E"/>
          <w:sz w:val="17"/>
        </w:rPr>
        <w:t>https://pubmed.ncbi.nlm.nih.gov/25710184/</w:t>
      </w:r>
    </w:p>
    <w:p w14:paraId="77C531A9" w14:textId="77777777" w:rsidR="00870B45" w:rsidRDefault="00000000">
      <w:pPr>
        <w:spacing w:after="60"/>
      </w:pPr>
      <w:r>
        <w:rPr>
          <w:b/>
          <w:sz w:val="18"/>
        </w:rPr>
        <w:t xml:space="preserve">Hauser et al. </w:t>
      </w:r>
      <w:r>
        <w:rPr>
          <w:sz w:val="18"/>
        </w:rPr>
        <w:t xml:space="preserve">Lack of concordance amongst measurements of individual anaerobic threshold and MLSS. </w:t>
      </w:r>
      <w:r>
        <w:rPr>
          <w:color w:val="1A3E6E"/>
          <w:sz w:val="17"/>
        </w:rPr>
        <w:t>https://pubmed.ncbi.nlm.nih.gov/26578151/</w:t>
      </w:r>
    </w:p>
    <w:p w14:paraId="630F0D1D" w14:textId="77777777" w:rsidR="00870B45" w:rsidRDefault="00000000">
      <w:pPr>
        <w:spacing w:after="60"/>
      </w:pPr>
      <w:r>
        <w:rPr>
          <w:b/>
          <w:sz w:val="18"/>
        </w:rPr>
        <w:t xml:space="preserve">Poole et al. </w:t>
      </w:r>
      <w:r>
        <w:rPr>
          <w:sz w:val="18"/>
        </w:rPr>
        <w:t xml:space="preserve">The oxygen uptake plateau, a critical review. </w:t>
      </w:r>
      <w:r>
        <w:rPr>
          <w:color w:val="1A3E6E"/>
          <w:sz w:val="17"/>
        </w:rPr>
        <w:t>https://pmc.ncbi.nlm.nih.gov/articles/PMC8363556/</w:t>
      </w:r>
    </w:p>
    <w:p w14:paraId="537700F4" w14:textId="77777777" w:rsidR="00870B45" w:rsidRDefault="00000000">
      <w:pPr>
        <w:spacing w:after="60"/>
      </w:pPr>
      <w:r>
        <w:rPr>
          <w:b/>
          <w:sz w:val="18"/>
        </w:rPr>
        <w:t xml:space="preserve">Costa et al. </w:t>
      </w:r>
      <w:r>
        <w:rPr>
          <w:sz w:val="18"/>
        </w:rPr>
        <w:t xml:space="preserve">Is a verification phase useful for confirming VO2max? Systematic review and meta-analysis. </w:t>
      </w:r>
      <w:r>
        <w:rPr>
          <w:color w:val="1A3E6E"/>
          <w:sz w:val="17"/>
        </w:rPr>
        <w:t>https://journals.plos.org/plosone/article?id=10.1371%2Fjournal.pone.0247057</w:t>
      </w:r>
    </w:p>
    <w:p w14:paraId="176C6E4E" w14:textId="77777777" w:rsidR="00870B45" w:rsidRDefault="00000000">
      <w:pPr>
        <w:spacing w:after="60"/>
      </w:pPr>
      <w:r>
        <w:rPr>
          <w:b/>
          <w:sz w:val="18"/>
        </w:rPr>
        <w:t xml:space="preserve">Vanhatalo et al and successors. </w:t>
      </w:r>
      <w:r>
        <w:rPr>
          <w:sz w:val="18"/>
        </w:rPr>
        <w:t xml:space="preserve">The 3 min all-out test for critical power, validity in tethered running. </w:t>
      </w:r>
      <w:r>
        <w:rPr>
          <w:color w:val="1A3E6E"/>
          <w:sz w:val="17"/>
        </w:rPr>
        <w:t>https://journals.plos.org/plosone/article?id=10.1371%2Fjournal.pone.0192552</w:t>
      </w:r>
    </w:p>
    <w:p w14:paraId="35D05BC3" w14:textId="77777777" w:rsidR="00870B45" w:rsidRDefault="00000000">
      <w:pPr>
        <w:spacing w:after="60"/>
      </w:pPr>
      <w:r>
        <w:rPr>
          <w:b/>
          <w:sz w:val="18"/>
        </w:rPr>
        <w:t xml:space="preserve">ERS. </w:t>
      </w:r>
      <w:r>
        <w:rPr>
          <w:sz w:val="18"/>
        </w:rPr>
        <w:t xml:space="preserve">Statement on standardisation of cardiopulmonary exercise testing in chronic lung diseases. </w:t>
      </w:r>
      <w:r>
        <w:rPr>
          <w:color w:val="1A3E6E"/>
          <w:sz w:val="17"/>
        </w:rPr>
        <w:t>https://publications.ersnet.org/content/errev/28/154/180101</w:t>
      </w:r>
    </w:p>
    <w:p w14:paraId="155D0EE0" w14:textId="77777777" w:rsidR="00870B45" w:rsidRDefault="00000000">
      <w:pPr>
        <w:spacing w:after="60"/>
      </w:pPr>
      <w:r>
        <w:rPr>
          <w:b/>
          <w:sz w:val="18"/>
        </w:rPr>
        <w:t xml:space="preserve">ACSM (via ExRx summary). </w:t>
      </w:r>
      <w:r>
        <w:rPr>
          <w:sz w:val="18"/>
        </w:rPr>
        <w:t xml:space="preserve">Indications for termination of an exercise test. </w:t>
      </w:r>
      <w:r>
        <w:rPr>
          <w:color w:val="1A3E6E"/>
          <w:sz w:val="17"/>
        </w:rPr>
        <w:t>https://exrx.net/Testing/TestTermination</w:t>
      </w:r>
    </w:p>
    <w:p w14:paraId="2E106258" w14:textId="77777777" w:rsidR="00870B45" w:rsidRDefault="00000000">
      <w:pPr>
        <w:spacing w:after="60"/>
      </w:pPr>
      <w:r>
        <w:rPr>
          <w:b/>
          <w:sz w:val="18"/>
        </w:rPr>
        <w:t xml:space="preserve">Kubios. </w:t>
      </w:r>
      <w:r>
        <w:rPr>
          <w:sz w:val="18"/>
        </w:rPr>
        <w:t xml:space="preserve">HRV Scientific user's guide, artefact correction. </w:t>
      </w:r>
      <w:r>
        <w:rPr>
          <w:color w:val="1A3E6E"/>
          <w:sz w:val="17"/>
        </w:rPr>
        <w:t>https://www.kubios.com/downloads/HRV-Scientific-Users-Guide.pdf</w:t>
      </w:r>
    </w:p>
    <w:p w14:paraId="4599A1EF" w14:textId="77777777" w:rsidR="00870B45" w:rsidRDefault="00000000">
      <w:pPr>
        <w:spacing w:after="60"/>
      </w:pPr>
      <w:r>
        <w:rPr>
          <w:b/>
          <w:sz w:val="18"/>
        </w:rPr>
        <w:t xml:space="preserve">Rogers et al. </w:t>
      </w:r>
      <w:r>
        <w:rPr>
          <w:sz w:val="18"/>
        </w:rPr>
        <w:t xml:space="preserve">Influence of artefact correction and recording device on HRV threshold determination. </w:t>
      </w:r>
      <w:r>
        <w:rPr>
          <w:color w:val="1A3E6E"/>
          <w:sz w:val="17"/>
        </w:rPr>
        <w:t>https://www.ncbi.nlm.nih.gov/pmc/articles/PMC7865269/</w:t>
      </w:r>
    </w:p>
    <w:p w14:paraId="31E6311B" w14:textId="77777777" w:rsidR="00870B45" w:rsidRDefault="00000000">
      <w:pPr>
        <w:spacing w:after="60"/>
      </w:pPr>
      <w:r>
        <w:rPr>
          <w:b/>
          <w:sz w:val="18"/>
        </w:rPr>
        <w:t xml:space="preserve">EKF Diagnostics. </w:t>
      </w:r>
      <w:r>
        <w:rPr>
          <w:sz w:val="18"/>
        </w:rPr>
        <w:t xml:space="preserve">Lactate Scout Sport, sampling and handling guidance. </w:t>
      </w:r>
      <w:r>
        <w:rPr>
          <w:color w:val="1A3E6E"/>
          <w:sz w:val="17"/>
        </w:rPr>
        <w:t>https://www.ekfdiagnostics.com/point-of-care/sports/lactate-scout-sport/</w:t>
      </w:r>
    </w:p>
    <w:p w14:paraId="66F6A622" w14:textId="77777777" w:rsidR="00870B45" w:rsidRDefault="00000000">
      <w:pPr>
        <w:spacing w:after="60"/>
      </w:pPr>
      <w:r>
        <w:rPr>
          <w:b/>
          <w:sz w:val="18"/>
        </w:rPr>
        <w:t xml:space="preserve">Springer, Eur J Appl Physiol. </w:t>
      </w:r>
      <w:r>
        <w:rPr>
          <w:sz w:val="18"/>
        </w:rPr>
        <w:t xml:space="preserve">Earlobe versus fingertip capillary lactate on Biosen S-Line and Lactate Scout. </w:t>
      </w:r>
      <w:r>
        <w:rPr>
          <w:color w:val="1A3E6E"/>
          <w:sz w:val="17"/>
        </w:rPr>
        <w:t>https://pubmed.ncbi.nlm.nih.gov/39164441/</w:t>
      </w:r>
    </w:p>
    <w:p w14:paraId="1F505194" w14:textId="77777777" w:rsidR="00870B45" w:rsidRDefault="00000000">
      <w:pPr>
        <w:spacing w:after="60"/>
      </w:pPr>
      <w:r>
        <w:rPr>
          <w:b/>
          <w:sz w:val="18"/>
        </w:rPr>
        <w:t xml:space="preserve">Moxy Monitor. </w:t>
      </w:r>
      <w:r>
        <w:rPr>
          <w:sz w:val="18"/>
        </w:rPr>
        <w:t xml:space="preserve">Muscle oxygen monitoring. </w:t>
      </w:r>
      <w:r>
        <w:rPr>
          <w:color w:val="1A3E6E"/>
          <w:sz w:val="17"/>
        </w:rPr>
        <w:t>https://www.moxymonitor.com/</w:t>
      </w:r>
    </w:p>
    <w:p w14:paraId="67564B78" w14:textId="77777777" w:rsidR="00870B45" w:rsidRDefault="00000000">
      <w:pPr>
        <w:spacing w:after="60"/>
      </w:pPr>
      <w:r>
        <w:rPr>
          <w:b/>
          <w:sz w:val="18"/>
        </w:rPr>
        <w:t xml:space="preserve">Frontiers in Sports and Active Living. </w:t>
      </w:r>
      <w:r>
        <w:rPr>
          <w:sz w:val="18"/>
        </w:rPr>
        <w:t xml:space="preserve">Reliability of muscle oxygen saturation across cycling intensity. </w:t>
      </w:r>
      <w:r>
        <w:rPr>
          <w:color w:val="1A3E6E"/>
          <w:sz w:val="17"/>
        </w:rPr>
        <w:t>https://www.frontiersin.org/journals/sports-and-active-living/articles/10.3389/fspor.2023.1143393/full</w:t>
      </w:r>
    </w:p>
    <w:p w14:paraId="749A16FA" w14:textId="77777777" w:rsidR="00870B45" w:rsidRDefault="00000000">
      <w:pPr>
        <w:spacing w:after="60"/>
      </w:pPr>
      <w:r>
        <w:rPr>
          <w:b/>
          <w:sz w:val="18"/>
        </w:rPr>
        <w:t xml:space="preserve">Hopkins. </w:t>
      </w:r>
      <w:r>
        <w:rPr>
          <w:sz w:val="18"/>
        </w:rPr>
        <w:t xml:space="preserve">How to interpret changes in an athletic performance test. </w:t>
      </w:r>
      <w:r>
        <w:rPr>
          <w:color w:val="1A3E6E"/>
          <w:sz w:val="17"/>
        </w:rPr>
        <w:t>https://www.sportsci.org/resource/stats/Hopkins_SportsMed_rely_00.pdf</w:t>
      </w:r>
    </w:p>
    <w:p w14:paraId="56707399" w14:textId="77777777" w:rsidR="00870B45" w:rsidRDefault="00000000">
      <w:pPr>
        <w:spacing w:after="60"/>
      </w:pPr>
      <w:r>
        <w:rPr>
          <w:b/>
          <w:sz w:val="18"/>
        </w:rPr>
        <w:t xml:space="preserve">DC Rainmaker. </w:t>
      </w:r>
      <w:r>
        <w:rPr>
          <w:sz w:val="18"/>
        </w:rPr>
        <w:t xml:space="preserve">Troubleshooting power meter and trainer accuracy issues. </w:t>
      </w:r>
      <w:r>
        <w:rPr>
          <w:color w:val="1A3E6E"/>
          <w:sz w:val="17"/>
        </w:rPr>
        <w:t>https://www.dcrainmaker.com/2018/12/troubleshooting-trainer-accuracy.html</w:t>
      </w:r>
    </w:p>
    <w:p w14:paraId="330F9B4F" w14:textId="77777777" w:rsidR="00870B45" w:rsidRDefault="00000000">
      <w:pPr>
        <w:spacing w:after="60"/>
      </w:pPr>
      <w:r>
        <w:rPr>
          <w:b/>
          <w:sz w:val="18"/>
        </w:rPr>
        <w:t xml:space="preserve">Physiopedia. </w:t>
      </w:r>
      <w:r>
        <w:rPr>
          <w:sz w:val="18"/>
        </w:rPr>
        <w:t xml:space="preserve">Borg rating of perceived exertion, administration and anchoring. </w:t>
      </w:r>
      <w:r>
        <w:rPr>
          <w:color w:val="1A3E6E"/>
          <w:sz w:val="17"/>
        </w:rPr>
        <w:t>https://www.physio-pedia.com/Borg_Rating_Of_Perceived_Exertion</w:t>
      </w:r>
    </w:p>
    <w:p w14:paraId="78C600A9" w14:textId="77777777" w:rsidR="00870B45" w:rsidRDefault="00000000">
      <w:pPr>
        <w:spacing w:after="60"/>
      </w:pPr>
      <w:r>
        <w:rPr>
          <w:b/>
          <w:sz w:val="18"/>
        </w:rPr>
        <w:t xml:space="preserve">ALCOA+ guidance summaries. </w:t>
      </w:r>
      <w:r>
        <w:rPr>
          <w:sz w:val="18"/>
        </w:rPr>
        <w:t xml:space="preserve">Data integrity principles and audit trails. </w:t>
      </w:r>
      <w:r>
        <w:rPr>
          <w:color w:val="1A3E6E"/>
          <w:sz w:val="17"/>
        </w:rPr>
        <w:t>https://intuitionlabs.ai/articles/alcoa-plus-gxp-data-integrity</w:t>
      </w:r>
    </w:p>
    <w:sectPr w:rsidR="00870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1241063444">
    <w:abstractNumId w:val="8"/>
  </w:num>
  <w:num w:numId="2" w16cid:durableId="1267494575">
    <w:abstractNumId w:val="6"/>
  </w:num>
  <w:num w:numId="3" w16cid:durableId="969673970">
    <w:abstractNumId w:val="5"/>
  </w:num>
  <w:num w:numId="4" w16cid:durableId="1188328607">
    <w:abstractNumId w:val="4"/>
  </w:num>
  <w:num w:numId="5" w16cid:durableId="1159463147">
    <w:abstractNumId w:val="7"/>
  </w:num>
  <w:num w:numId="6" w16cid:durableId="860706416">
    <w:abstractNumId w:val="3"/>
  </w:num>
  <w:num w:numId="7" w16cid:durableId="2079935583">
    <w:abstractNumId w:val="2"/>
  </w:num>
  <w:num w:numId="8" w16cid:durableId="350572094">
    <w:abstractNumId w:val="1"/>
  </w:num>
  <w:num w:numId="9" w16cid:durableId="16991602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khard Mäki-Heikkilä">
    <w15:presenceInfo w15:providerId="AD" w15:userId="S::rikhard.maki-heikkila@kihu.fi::c265ad6e-d393-4829-a9f5-821d40709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B6D"/>
    <w:rsid w:val="00494A77"/>
    <w:rsid w:val="006010B3"/>
    <w:rsid w:val="0062408C"/>
    <w:rsid w:val="007D599A"/>
    <w:rsid w:val="00870B45"/>
    <w:rsid w:val="009B14A0"/>
    <w:rsid w:val="00A63C55"/>
    <w:rsid w:val="00AA1D8D"/>
    <w:rsid w:val="00B47730"/>
    <w:rsid w:val="00CB0664"/>
    <w:rsid w:val="00EE3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2B09C"/>
  <w14:defaultImageDpi w14:val="300"/>
  <w15:docId w15:val="{F9EA1615-85ED-BD46-B611-9AA82FD3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pPr>
      <w:spacing w:after="120" w:line="264" w:lineRule="auto"/>
    </w:pPr>
    <w:rPr>
      <w:rFonts w:ascii="Calibri" w:hAnsi="Calibri"/>
      <w:sz w:val="21"/>
    </w:rPr>
  </w:style>
  <w:style w:type="paragraph" w:styleId="Otsikko1">
    <w:name w:val="heading 1"/>
    <w:basedOn w:val="Normaali"/>
    <w:next w:val="Normaali"/>
    <w:link w:val="Otsikko1Char"/>
    <w:uiPriority w:val="9"/>
    <w:qFormat/>
    <w:rsid w:val="00FC693F"/>
    <w:pPr>
      <w:keepNext/>
      <w:keepLines/>
      <w:spacing w:before="280" w:after="80"/>
      <w:outlineLvl w:val="0"/>
    </w:pPr>
    <w:rPr>
      <w:rFonts w:asciiTheme="majorHAnsi" w:eastAsiaTheme="majorEastAsia" w:hAnsiTheme="majorHAnsi" w:cstheme="majorBidi"/>
      <w:b/>
      <w:bCs/>
      <w:color w:val="1A3E6E"/>
      <w:sz w:val="32"/>
      <w:szCs w:val="28"/>
    </w:rPr>
  </w:style>
  <w:style w:type="paragraph" w:styleId="Otsikko2">
    <w:name w:val="heading 2"/>
    <w:basedOn w:val="Normaali"/>
    <w:next w:val="Normaali"/>
    <w:link w:val="Otsikko2Char"/>
    <w:uiPriority w:val="9"/>
    <w:unhideWhenUsed/>
    <w:qFormat/>
    <w:rsid w:val="00FC693F"/>
    <w:pPr>
      <w:keepNext/>
      <w:keepLines/>
      <w:spacing w:before="200" w:after="80"/>
      <w:outlineLvl w:val="1"/>
    </w:pPr>
    <w:rPr>
      <w:rFonts w:asciiTheme="majorHAnsi" w:eastAsiaTheme="majorEastAsia" w:hAnsiTheme="majorHAnsi" w:cstheme="majorBidi"/>
      <w:b/>
      <w:bCs/>
      <w:color w:val="1A3E6E"/>
      <w:sz w:val="24"/>
      <w:szCs w:val="26"/>
    </w:rPr>
  </w:style>
  <w:style w:type="paragraph" w:styleId="Otsikko3">
    <w:name w:val="heading 3"/>
    <w:basedOn w:val="Normaali"/>
    <w:next w:val="Normaali"/>
    <w:link w:val="Otsikko3Char"/>
    <w:uiPriority w:val="9"/>
    <w:unhideWhenUsed/>
    <w:qFormat/>
    <w:rsid w:val="00FC693F"/>
    <w:pPr>
      <w:keepNext/>
      <w:keepLines/>
      <w:spacing w:before="200" w:after="80"/>
      <w:outlineLvl w:val="2"/>
    </w:pPr>
    <w:rPr>
      <w:rFonts w:asciiTheme="majorHAnsi" w:eastAsiaTheme="majorEastAsia" w:hAnsiTheme="majorHAnsi" w:cstheme="majorBidi"/>
      <w:b/>
      <w:bCs/>
      <w:color w:val="333333"/>
      <w:sz w:val="22"/>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ind w:left="360"/>
      <w:contextualSpacing/>
    </w:pPr>
  </w:style>
  <w:style w:type="paragraph" w:styleId="Jatkoluettelo2">
    <w:name w:val="List Continue 2"/>
    <w:basedOn w:val="Normaali"/>
    <w:uiPriority w:val="99"/>
    <w:unhideWhenUsed/>
    <w:rsid w:val="0029639D"/>
    <w:pPr>
      <w:ind w:left="720"/>
      <w:contextualSpacing/>
    </w:pPr>
  </w:style>
  <w:style w:type="paragraph" w:styleId="Jatkoluettelo3">
    <w:name w:val="List Continue 3"/>
    <w:basedOn w:val="Normaali"/>
    <w:uiPriority w:val="99"/>
    <w:unhideWhenUsed/>
    <w:rsid w:val="0029639D"/>
    <w:pPr>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utos">
    <w:name w:val="Revision"/>
    <w:hidden/>
    <w:uiPriority w:val="99"/>
    <w:semiHidden/>
    <w:rsid w:val="006010B3"/>
    <w:pPr>
      <w:spacing w:after="0" w:line="240" w:lineRule="auto"/>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35</Pages>
  <Words>10843</Words>
  <Characters>87831</Characters>
  <Application>Microsoft Office Word</Application>
  <DocSecurity>0</DocSecurity>
  <Lines>731</Lines>
  <Paragraphs>196</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Rikhard Mäki-Heikkilä</cp:lastModifiedBy>
  <cp:revision>4</cp:revision>
  <dcterms:created xsi:type="dcterms:W3CDTF">2013-12-23T23:15:00Z</dcterms:created>
  <dcterms:modified xsi:type="dcterms:W3CDTF">2026-08-17T07:58:00Z</dcterms:modified>
  <cp:category/>
</cp:coreProperties>
</file>