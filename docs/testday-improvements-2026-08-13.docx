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964B76" w14:textId="77777777" w:rsidR="008C7A07" w:rsidRDefault="00000000">
      <w:r>
        <w:rPr>
          <w:b/>
          <w:color w:val="1A3E8C"/>
          <w:sz w:val="44"/>
        </w:rPr>
        <w:t>testday: export review and 50 improvement suggestions</w:t>
      </w:r>
    </w:p>
    <w:p w14:paraId="06D9A697" w14:textId="77777777" w:rsidR="008C7A07" w:rsidRDefault="00000000">
      <w:r>
        <w:rPr>
          <w:i/>
        </w:rPr>
        <w:t>13 August 2026. Prepared for review and mark-up.</w:t>
      </w:r>
    </w:p>
    <w:p w14:paraId="66D8B596" w14:textId="77777777" w:rsidR="008C7A07" w:rsidRDefault="00000000">
      <w:pPr>
        <w:pStyle w:val="Otsikko2"/>
      </w:pPr>
      <w:r>
        <w:t>Scope</w:t>
      </w:r>
    </w:p>
    <w:p w14:paraId="22BB2751" w14:textId="77777777" w:rsidR="008C7A07" w:rsidRDefault="00000000">
      <w:r>
        <w:t xml:space="preserve">Two exports were reviewed: </w:t>
      </w:r>
      <w:r>
        <w:rPr>
          <w:rFonts w:ascii="Consolas" w:hAnsi="Consolas"/>
          <w:color w:val="8B2828"/>
          <w:sz w:val="19"/>
        </w:rPr>
        <w:t>2026-08-13_06-43_cruise-control.tcx</w:t>
      </w:r>
      <w:r>
        <w:t xml:space="preserve"> (Biking, 2713 trackpoints, 45 min, 22.6 km) and </w:t>
      </w:r>
      <w:r>
        <w:rPr>
          <w:rFonts w:ascii="Consolas" w:hAnsi="Consolas"/>
          <w:color w:val="8B2828"/>
          <w:sz w:val="19"/>
        </w:rPr>
        <w:t>2026-08-13_07-45_testrun.tcx</w:t>
      </w:r>
      <w:r>
        <w:t xml:space="preserve"> (Running, 900 trackpoints, 15 min, 2.6 km), together with the </w:t>
      </w:r>
      <w:r>
        <w:rPr>
          <w:rFonts w:ascii="Consolas" w:hAnsi="Consolas"/>
          <w:color w:val="8B2828"/>
          <w:sz w:val="19"/>
        </w:rPr>
        <w:t>testday</w:t>
      </w:r>
      <w:r>
        <w:t xml:space="preserve"> source at its current state. The run export carries no inclination, which is the question that started this review; it turns out to be a recording bug rather than an export bug, and that finding shapes several of the suggestions below.</w:t>
      </w:r>
    </w:p>
    <w:p w14:paraId="00E01084" w14:textId="77777777" w:rsidR="008C7A07" w:rsidRDefault="00000000">
      <w:r>
        <w:t>Four further questions were raised and are answered in section 3: whether FIT would be a better container than TCX, what a genuinely research-usable export looks like, whether an Aranet4 environment monitor could be connected, and how a live VO₂ estimate would work on both bike and run. Stability, a close confirmation, more dashboard metrics and a flip-side panel are all covered in the numbered suggestions.</w:t>
      </w:r>
    </w:p>
    <w:p w14:paraId="2EE6535F" w14:textId="77777777" w:rsidR="008C7A07" w:rsidRDefault="00000000">
      <w:r>
        <w:t>Nothing in the codebase has been changed. This document is a decision aid: mark the table in section 5 and implementation follows from whatever is approved.</w:t>
      </w:r>
    </w:p>
    <w:p w14:paraId="55193EED" w14:textId="77777777" w:rsidR="008C7A07" w:rsidRDefault="00000000">
      <w:r>
        <w:br w:type="page"/>
      </w:r>
    </w:p>
    <w:p w14:paraId="448FE027" w14:textId="77777777" w:rsidR="008C7A07" w:rsidRDefault="00000000">
      <w:pPr>
        <w:pStyle w:val="Otsikko1"/>
      </w:pPr>
      <w:r>
        <w:lastRenderedPageBreak/>
        <w:t>1. What the two exports show</w:t>
      </w:r>
    </w:p>
    <w:p w14:paraId="5E97166D" w14:textId="77777777" w:rsidR="008C7A07" w:rsidRDefault="00000000">
      <w:pPr>
        <w:pStyle w:val="Otsikko3"/>
      </w:pPr>
      <w:r>
        <w:t>1.1 Inclination is decoded from the treadmill and then thrown away</w:t>
      </w:r>
    </w:p>
    <w:p w14:paraId="654440C4" w14:textId="77777777" w:rsidR="008C7A07" w:rsidRDefault="00000000">
      <w:r>
        <w:t>The FTMS treadmill parser reads the gradient correctly (</w:t>
      </w:r>
      <w:r>
        <w:rPr>
          <w:rFonts w:ascii="Consolas" w:hAnsi="Consolas"/>
          <w:color w:val="8B2828"/>
          <w:sz w:val="19"/>
        </w:rPr>
        <w:t>src/ble/parse.ts:217</w:t>
      </w:r>
      <w:r>
        <w:t xml:space="preserve">, </w:t>
      </w:r>
      <w:r>
        <w:rPr>
          <w:rFonts w:ascii="Consolas" w:hAnsi="Consolas"/>
          <w:color w:val="8B2828"/>
          <w:sz w:val="19"/>
        </w:rPr>
        <w:t>out.inclinePct = r.i16() * 0.1</w:t>
      </w:r>
      <w:r>
        <w:t xml:space="preserve">) and </w:t>
      </w:r>
      <w:r>
        <w:rPr>
          <w:rFonts w:ascii="Consolas" w:hAnsi="Consolas"/>
          <w:color w:val="8B2828"/>
          <w:sz w:val="19"/>
        </w:rPr>
        <w:t>MetricKey</w:t>
      </w:r>
      <w:r>
        <w:t xml:space="preserve"> declares </w:t>
      </w:r>
      <w:r>
        <w:rPr>
          <w:rFonts w:ascii="Consolas" w:hAnsi="Consolas"/>
          <w:color w:val="8B2828"/>
          <w:sz w:val="19"/>
        </w:rPr>
        <w:t>inclinePct</w:t>
      </w:r>
      <w:r>
        <w:t xml:space="preserve"> as a first-class metric (</w:t>
      </w:r>
      <w:r>
        <w:rPr>
          <w:rFonts w:ascii="Consolas" w:hAnsi="Consolas"/>
          <w:color w:val="8B2828"/>
          <w:sz w:val="19"/>
        </w:rPr>
        <w:t>src/ble/types.ts:8</w:t>
      </w:r>
      <w:r>
        <w:t xml:space="preserve">). But the </w:t>
      </w:r>
      <w:r>
        <w:rPr>
          <w:rFonts w:ascii="Consolas" w:hAnsi="Consolas"/>
          <w:color w:val="8B2828"/>
          <w:sz w:val="19"/>
        </w:rPr>
        <w:t>Sample</w:t>
      </w:r>
      <w:r>
        <w:t xml:space="preserve"> interface (</w:t>
      </w:r>
      <w:r>
        <w:rPr>
          <w:rFonts w:ascii="Consolas" w:hAnsi="Consolas"/>
          <w:color w:val="8B2828"/>
          <w:sz w:val="19"/>
        </w:rPr>
        <w:t>src/model/session.ts:21</w:t>
      </w:r>
      <w:r>
        <w:t xml:space="preserve">) has no field for it, and </w:t>
      </w:r>
      <w:r>
        <w:rPr>
          <w:rFonts w:ascii="Consolas" w:hAnsi="Consolas"/>
          <w:color w:val="8B2828"/>
          <w:sz w:val="19"/>
        </w:rPr>
        <w:t>TestRunner.record()</w:t>
      </w:r>
      <w:r>
        <w:t xml:space="preserve"> (</w:t>
      </w:r>
      <w:r>
        <w:rPr>
          <w:rFonts w:ascii="Consolas" w:hAnsi="Consolas"/>
          <w:color w:val="8B2828"/>
          <w:sz w:val="19"/>
        </w:rPr>
        <w:t>src/model/session.ts:381</w:t>
      </w:r>
      <w:r>
        <w:t xml:space="preserve">) copies only power, heart rate, cadence, speed, the two targets and the CORE channels. The gradient is decoded once per second and discarded once per second. The same is true of </w:t>
      </w:r>
      <w:r>
        <w:rPr>
          <w:rFonts w:ascii="Consolas" w:hAnsi="Consolas"/>
          <w:color w:val="8B2828"/>
          <w:sz w:val="19"/>
        </w:rPr>
        <w:t>distanceM</w:t>
      </w:r>
      <w:r>
        <w:t xml:space="preserve"> and </w:t>
      </w:r>
      <w:r>
        <w:rPr>
          <w:rFonts w:ascii="Consolas" w:hAnsi="Consolas"/>
          <w:color w:val="8B2828"/>
          <w:sz w:val="19"/>
        </w:rPr>
        <w:t>resistance</w:t>
      </w:r>
      <w:r>
        <w:t>.</w:t>
      </w:r>
    </w:p>
    <w:p w14:paraId="067591FF" w14:textId="77777777" w:rsidR="008C7A07" w:rsidRDefault="00000000">
      <w:pPr>
        <w:rPr>
          <w:ins w:id="0" w:author="Rikhard Mäki-Heikkilä" w:date="2026-08-13T13:10:00Z" w16du:dateUtc="2026-08-13T10:10:00Z"/>
          <w:i/>
          <w:sz w:val="20"/>
        </w:rPr>
      </w:pPr>
      <w:r>
        <w:rPr>
          <w:i/>
          <w:sz w:val="20"/>
        </w:rPr>
        <w:t xml:space="preserve">This is the root cause of the missing inclination. Fixing the TCX writer alone would not </w:t>
      </w:r>
      <w:proofErr w:type="gramStart"/>
      <w:r>
        <w:rPr>
          <w:i/>
          <w:sz w:val="20"/>
        </w:rPr>
        <w:t>help:</w:t>
      </w:r>
      <w:proofErr w:type="gramEnd"/>
      <w:r>
        <w:rPr>
          <w:i/>
          <w:sz w:val="20"/>
        </w:rPr>
        <w:t xml:space="preserve"> there is nothing in the record to write.</w:t>
      </w:r>
    </w:p>
    <w:p w14:paraId="4EEFE150" w14:textId="4A812784" w:rsidR="00687F7F" w:rsidRDefault="00687F7F">
      <w:ins w:id="1" w:author="Rikhard Mäki-Heikkilä" w:date="2026-08-13T13:10:00Z" w16du:dateUtc="2026-08-13T10:10:00Z">
        <w:r>
          <w:rPr>
            <w:i/>
            <w:sz w:val="20"/>
          </w:rPr>
          <w:t>solve this</w:t>
        </w:r>
      </w:ins>
    </w:p>
    <w:p w14:paraId="676EA19A" w14:textId="77777777" w:rsidR="008C7A07" w:rsidRDefault="00000000">
      <w:pPr>
        <w:pStyle w:val="Otsikko3"/>
      </w:pPr>
      <w:r>
        <w:t>1.2 TCX has no gradient field at all</w:t>
      </w:r>
    </w:p>
    <w:p w14:paraId="1A3A731B" w14:textId="77777777" w:rsidR="008C7A07" w:rsidRDefault="00000000">
      <w:r>
        <w:t xml:space="preserve">Even with the value recorded, TCX cannot express a percentage gradient. The only elevation slot in the schema is </w:t>
      </w:r>
      <w:r>
        <w:rPr>
          <w:rFonts w:ascii="Consolas" w:hAnsi="Consolas"/>
          <w:color w:val="8B2828"/>
          <w:sz w:val="19"/>
        </w:rPr>
        <w:t>&lt;AltitudeMeters&gt;</w:t>
      </w:r>
      <w:r>
        <w:t xml:space="preserve"> per trackpoint, so a treadmill gradient has to be integrated into cumulative vertical metres. That maths already exists in the codebase as </w:t>
      </w:r>
      <w:r>
        <w:rPr>
          <w:rFonts w:ascii="Consolas" w:hAnsi="Consolas"/>
          <w:color w:val="8B2828"/>
          <w:sz w:val="19"/>
        </w:rPr>
        <w:t>computeElevation()</w:t>
      </w:r>
      <w:r>
        <w:t xml:space="preserve"> (</w:t>
      </w:r>
      <w:r>
        <w:rPr>
          <w:rFonts w:ascii="Consolas" w:hAnsi="Consolas"/>
          <w:color w:val="8B2828"/>
          <w:sz w:val="19"/>
        </w:rPr>
        <w:t>src/model/vo2.ts:100</w:t>
      </w:r>
      <w:r>
        <w:t>).</w:t>
      </w:r>
    </w:p>
    <w:p w14:paraId="4F5E8456" w14:textId="77777777" w:rsidR="008C7A07" w:rsidRDefault="00000000">
      <w:pPr>
        <w:rPr>
          <w:ins w:id="2" w:author="Rikhard Mäki-Heikkilä" w:date="2026-08-13T13:11:00Z" w16du:dateUtc="2026-08-13T10:11:00Z"/>
          <w:i/>
          <w:sz w:val="20"/>
        </w:rPr>
      </w:pPr>
      <w:r>
        <w:rPr>
          <w:i/>
          <w:sz w:val="20"/>
        </w:rPr>
        <w:t xml:space="preserve">Consequence: the honest options are an integrated altitude trace in TCX, a real </w:t>
      </w:r>
      <w:r>
        <w:rPr>
          <w:rFonts w:ascii="Consolas" w:hAnsi="Consolas"/>
          <w:i/>
          <w:color w:val="8B2828"/>
          <w:sz w:val="20"/>
        </w:rPr>
        <w:t>grade</w:t>
      </w:r>
      <w:r>
        <w:rPr>
          <w:i/>
          <w:sz w:val="20"/>
        </w:rPr>
        <w:t xml:space="preserve"> field in FIT, or a column in the research CSV. Section 3.1 recommends doing all three.</w:t>
      </w:r>
    </w:p>
    <w:p w14:paraId="7FC3F4D3" w14:textId="494EE272" w:rsidR="00687F7F" w:rsidRDefault="00687F7F">
      <w:proofErr w:type="spellStart"/>
      <w:ins w:id="3" w:author="Rikhard Mäki-Heikkilä" w:date="2026-08-13T13:11:00Z" w16du:dateUtc="2026-08-13T10:11:00Z">
        <w:r>
          <w:rPr>
            <w:i/>
            <w:sz w:val="20"/>
          </w:rPr>
          <w:t>tcx</w:t>
        </w:r>
        <w:proofErr w:type="spellEnd"/>
        <w:r>
          <w:rPr>
            <w:i/>
            <w:sz w:val="20"/>
          </w:rPr>
          <w:t xml:space="preserve"> is a dumb format. fit and csv for the win.</w:t>
        </w:r>
      </w:ins>
    </w:p>
    <w:p w14:paraId="7807B38D" w14:textId="77777777" w:rsidR="008C7A07" w:rsidRDefault="00000000">
      <w:pPr>
        <w:pStyle w:val="Otsikko3"/>
      </w:pPr>
      <w:r>
        <w:t>1.3 Both exports are invalid against the TCX schema</w:t>
      </w:r>
    </w:p>
    <w:p w14:paraId="5A802008" w14:textId="77777777" w:rsidR="008C7A07" w:rsidRDefault="00000000">
      <w:r>
        <w:rPr>
          <w:rFonts w:ascii="Consolas" w:hAnsi="Consolas"/>
          <w:color w:val="8B2828"/>
          <w:sz w:val="19"/>
        </w:rPr>
        <w:t>ActivityLap_t</w:t>
      </w:r>
      <w:r>
        <w:t xml:space="preserve"> requires a </w:t>
      </w:r>
      <w:r>
        <w:rPr>
          <w:rFonts w:ascii="Consolas" w:hAnsi="Consolas"/>
          <w:color w:val="8B2828"/>
          <w:sz w:val="19"/>
        </w:rPr>
        <w:t>&lt;Calories&gt;</w:t>
      </w:r>
      <w:r>
        <w:t xml:space="preserve"> element. </w:t>
      </w:r>
      <w:r>
        <w:rPr>
          <w:rFonts w:ascii="Consolas" w:hAnsi="Consolas"/>
          <w:color w:val="8B2828"/>
          <w:sz w:val="19"/>
        </w:rPr>
        <w:t>sessionToTcx()</w:t>
      </w:r>
      <w:r>
        <w:t xml:space="preserve"> (</w:t>
      </w:r>
      <w:r>
        <w:rPr>
          <w:rFonts w:ascii="Consolas" w:hAnsi="Consolas"/>
          <w:color w:val="8B2828"/>
          <w:sz w:val="19"/>
        </w:rPr>
        <w:t>src/model/export.ts:88</w:t>
      </w:r>
      <w:r>
        <w:t xml:space="preserve">) never writes one, and neither file contains one. Strict importers, Garmin Connect among them, reject on exactly this. Also absent: </w:t>
      </w:r>
      <w:r>
        <w:rPr>
          <w:rFonts w:ascii="Consolas" w:hAnsi="Consolas"/>
          <w:color w:val="8B2828"/>
          <w:sz w:val="19"/>
        </w:rPr>
        <w:t>&lt;Creator&gt;</w:t>
      </w:r>
      <w:r>
        <w:t xml:space="preserve"> and </w:t>
      </w:r>
      <w:r>
        <w:rPr>
          <w:rFonts w:ascii="Consolas" w:hAnsi="Consolas"/>
          <w:color w:val="8B2828"/>
          <w:sz w:val="19"/>
        </w:rPr>
        <w:t>&lt;Author&gt;</w:t>
      </w:r>
      <w:r>
        <w:t xml:space="preserve"> blocks (so nothing records which application and version produced the file), and the optional but widely used lap fields </w:t>
      </w:r>
      <w:r>
        <w:rPr>
          <w:rFonts w:ascii="Consolas" w:hAnsi="Consolas"/>
          <w:color w:val="8B2828"/>
          <w:sz w:val="19"/>
        </w:rPr>
        <w:t>AverageHeartRateBpm</w:t>
      </w:r>
      <w:r>
        <w:t xml:space="preserve">, </w:t>
      </w:r>
      <w:r>
        <w:rPr>
          <w:rFonts w:ascii="Consolas" w:hAnsi="Consolas"/>
          <w:color w:val="8B2828"/>
          <w:sz w:val="19"/>
        </w:rPr>
        <w:t>MaximumHeartRateBpm</w:t>
      </w:r>
      <w:r>
        <w:t xml:space="preserve"> and </w:t>
      </w:r>
      <w:r>
        <w:rPr>
          <w:rFonts w:ascii="Consolas" w:hAnsi="Consolas"/>
          <w:color w:val="8B2828"/>
          <w:sz w:val="19"/>
        </w:rPr>
        <w:t>MaximumSpeed</w:t>
      </w:r>
      <w:r>
        <w:t>.</w:t>
      </w:r>
    </w:p>
    <w:p w14:paraId="0059BDD5" w14:textId="77777777" w:rsidR="008C7A07" w:rsidRDefault="00000000">
      <w:pPr>
        <w:rPr>
          <w:ins w:id="4" w:author="Rikhard Mäki-Heikkilä" w:date="2026-08-13T13:11:00Z" w16du:dateUtc="2026-08-13T10:11:00Z"/>
          <w:i/>
          <w:sz w:val="20"/>
        </w:rPr>
      </w:pPr>
      <w:r>
        <w:rPr>
          <w:i/>
          <w:sz w:val="20"/>
        </w:rPr>
        <w:t>The files import into TrainingPeaks and Golden Cheetah today because those tools are lenient. That is not the same as the files being correct.</w:t>
      </w:r>
    </w:p>
    <w:p w14:paraId="2513A045" w14:textId="6AAA7C4D" w:rsidR="00687F7F" w:rsidRDefault="00687F7F">
      <w:ins w:id="5" w:author="Rikhard Mäki-Heikkilä" w:date="2026-08-13T13:11:00Z" w16du:dateUtc="2026-08-13T10:11:00Z">
        <w:r>
          <w:rPr>
            <w:i/>
            <w:sz w:val="20"/>
          </w:rPr>
          <w:t xml:space="preserve">skip </w:t>
        </w:r>
        <w:proofErr w:type="spellStart"/>
        <w:r>
          <w:rPr>
            <w:i/>
            <w:sz w:val="20"/>
          </w:rPr>
          <w:t>tcx</w:t>
        </w:r>
      </w:ins>
      <w:proofErr w:type="spellEnd"/>
    </w:p>
    <w:p w14:paraId="0DD44F93" w14:textId="77777777" w:rsidR="008C7A07" w:rsidRDefault="00000000">
      <w:pPr>
        <w:pStyle w:val="Otsikko3"/>
      </w:pPr>
      <w:r>
        <w:t>1.4 The whole session collapses into a single lap</w:t>
      </w:r>
    </w:p>
    <w:p w14:paraId="24FD80EA" w14:textId="77777777" w:rsidR="008C7A07" w:rsidRDefault="00000000">
      <w:r>
        <w:t xml:space="preserve">Both files contain exactly one </w:t>
      </w:r>
      <w:r>
        <w:rPr>
          <w:rFonts w:ascii="Consolas" w:hAnsi="Consolas"/>
          <w:color w:val="8B2828"/>
          <w:sz w:val="19"/>
        </w:rPr>
        <w:t>&lt;Lap&gt;</w:t>
      </w:r>
      <w:r>
        <w:t xml:space="preserve"> element. A </w:t>
      </w:r>
      <w:r>
        <w:rPr>
          <w:rFonts w:ascii="Consolas" w:hAnsi="Consolas"/>
          <w:color w:val="8B2828"/>
          <w:sz w:val="19"/>
        </w:rPr>
        <w:t>testday</w:t>
      </w:r>
      <w:r>
        <w:t xml:space="preserve"> protocol is a sequence of steps, and every sample already carries </w:t>
      </w:r>
      <w:r>
        <w:rPr>
          <w:rFonts w:ascii="Consolas" w:hAnsi="Consolas"/>
          <w:color w:val="8B2828"/>
          <w:sz w:val="19"/>
        </w:rPr>
        <w:t>stepIndex</w:t>
      </w:r>
      <w:r>
        <w:t xml:space="preserve"> and </w:t>
      </w:r>
      <w:r>
        <w:rPr>
          <w:rFonts w:ascii="Consolas" w:hAnsi="Consolas"/>
          <w:color w:val="8B2828"/>
          <w:sz w:val="19"/>
        </w:rPr>
        <w:t>phase</w:t>
      </w:r>
      <w:r>
        <w:t>. The writer ignores both and emits one lap for the entire session.</w:t>
      </w:r>
    </w:p>
    <w:p w14:paraId="2C474FEE" w14:textId="77777777" w:rsidR="008C7A07" w:rsidRDefault="00000000">
      <w:pPr>
        <w:rPr>
          <w:ins w:id="6" w:author="Rikhard Mäki-Heikkilä" w:date="2026-08-13T13:11:00Z" w16du:dateUtc="2026-08-13T10:11:00Z"/>
          <w:i/>
          <w:sz w:val="20"/>
        </w:rPr>
      </w:pPr>
      <w:r>
        <w:rPr>
          <w:i/>
          <w:sz w:val="20"/>
        </w:rPr>
        <w:t xml:space="preserve">For a lab test this is the most costly omission of the four: the step structure is the entire point of the protocol, and it does not survive the export. </w:t>
      </w:r>
      <w:proofErr w:type="gramStart"/>
      <w:r>
        <w:rPr>
          <w:rFonts w:ascii="Consolas" w:hAnsi="Consolas"/>
          <w:i/>
          <w:color w:val="8B2828"/>
          <w:sz w:val="20"/>
        </w:rPr>
        <w:t>lapsFromSamples(</w:t>
      </w:r>
      <w:proofErr w:type="gramEnd"/>
      <w:r>
        <w:rPr>
          <w:rFonts w:ascii="Consolas" w:hAnsi="Consolas"/>
          <w:i/>
          <w:color w:val="8B2828"/>
          <w:sz w:val="20"/>
        </w:rPr>
        <w:t>)</w:t>
      </w:r>
      <w:r>
        <w:rPr>
          <w:i/>
          <w:sz w:val="20"/>
        </w:rPr>
        <w:t xml:space="preserve"> (</w:t>
      </w:r>
      <w:r>
        <w:rPr>
          <w:rFonts w:ascii="Consolas" w:hAnsi="Consolas"/>
          <w:i/>
          <w:color w:val="8B2828"/>
          <w:sz w:val="20"/>
        </w:rPr>
        <w:t>src/model/session.ts</w:t>
      </w:r>
      <w:r>
        <w:rPr>
          <w:i/>
          <w:sz w:val="20"/>
        </w:rPr>
        <w:t>) already computes exactly the per-step summary a lap needs.</w:t>
      </w:r>
    </w:p>
    <w:p w14:paraId="689D8AF8" w14:textId="676DAFE9" w:rsidR="00687F7F" w:rsidRDefault="00687F7F">
      <w:ins w:id="7" w:author="Rikhard Mäki-Heikkilä" w:date="2026-08-13T13:11:00Z" w16du:dateUtc="2026-08-13T10:11:00Z">
        <w:r>
          <w:rPr>
            <w:i/>
            <w:sz w:val="20"/>
          </w:rPr>
          <w:t>if running a protocol, laps should be included when next step occurs.</w:t>
        </w:r>
      </w:ins>
    </w:p>
    <w:p w14:paraId="46D22EFC" w14:textId="77777777" w:rsidR="008C7A07" w:rsidRDefault="00000000">
      <w:pPr>
        <w:pStyle w:val="Otsikko3"/>
      </w:pPr>
      <w:r>
        <w:t>1.5 TotalTimeSeconds is off by one</w:t>
      </w:r>
    </w:p>
    <w:p w14:paraId="08614501" w14:textId="77777777" w:rsidR="008C7A07" w:rsidRDefault="00000000">
      <w:r>
        <w:t xml:space="preserve">The run declares </w:t>
      </w:r>
      <w:r>
        <w:rPr>
          <w:rFonts w:ascii="Consolas" w:hAnsi="Consolas"/>
          <w:color w:val="8B2828"/>
          <w:sz w:val="19"/>
        </w:rPr>
        <w:t>&lt;TotalTimeSeconds&gt;899&lt;/TotalTimeSeconds&gt;</w:t>
      </w:r>
      <w:r>
        <w:t xml:space="preserve"> over 900 trackpoints; the bike declares 2712 over 2713. </w:t>
      </w:r>
      <w:r>
        <w:rPr>
          <w:rFonts w:ascii="Consolas" w:hAnsi="Consolas"/>
          <w:color w:val="8B2828"/>
          <w:sz w:val="19"/>
        </w:rPr>
        <w:t>sessionToTcx</w:t>
      </w:r>
      <w:r>
        <w:t xml:space="preserve"> takes the last sample's </w:t>
      </w:r>
      <w:r>
        <w:rPr>
          <w:rFonts w:ascii="Consolas" w:hAnsi="Consolas"/>
          <w:color w:val="8B2828"/>
          <w:sz w:val="19"/>
        </w:rPr>
        <w:t>t</w:t>
      </w:r>
      <w:r>
        <w:t xml:space="preserve"> (</w:t>
      </w:r>
      <w:r>
        <w:rPr>
          <w:rFonts w:ascii="Consolas" w:hAnsi="Consolas"/>
          <w:color w:val="8B2828"/>
          <w:sz w:val="19"/>
        </w:rPr>
        <w:t>src/model/export.ts:124</w:t>
      </w:r>
      <w:r>
        <w:t>) rather than the number of sampled seconds, and samples start at t = 0.</w:t>
      </w:r>
    </w:p>
    <w:p w14:paraId="16A0E778" w14:textId="616795E3" w:rsidR="008C7A07" w:rsidRDefault="00000000">
      <w:r>
        <w:rPr>
          <w:i/>
          <w:sz w:val="20"/>
        </w:rPr>
        <w:t xml:space="preserve">Small, but it propagates into every average an importing tool </w:t>
      </w:r>
      <w:proofErr w:type="gramStart"/>
      <w:r>
        <w:rPr>
          <w:i/>
          <w:sz w:val="20"/>
        </w:rPr>
        <w:t>computes</w:t>
      </w:r>
      <w:proofErr w:type="gramEnd"/>
      <w:r>
        <w:rPr>
          <w:i/>
          <w:sz w:val="20"/>
        </w:rPr>
        <w:t>.</w:t>
      </w:r>
      <w:ins w:id="8" w:author="Rikhard Mäki-Heikkilä" w:date="2026-08-13T13:11:00Z" w16du:dateUtc="2026-08-13T10:11:00Z">
        <w:r w:rsidR="00687F7F">
          <w:rPr>
            <w:i/>
            <w:sz w:val="20"/>
          </w:rPr>
          <w:t xml:space="preserve"> fix</w:t>
        </w:r>
      </w:ins>
    </w:p>
    <w:p w14:paraId="35DCB199" w14:textId="77777777" w:rsidR="008C7A07" w:rsidRDefault="00000000">
      <w:pPr>
        <w:pStyle w:val="Otsikko3"/>
      </w:pPr>
      <w:r>
        <w:lastRenderedPageBreak/>
        <w:t>1.6 Running cadence is missing, and would go in the wrong element anyway</w:t>
      </w:r>
    </w:p>
    <w:p w14:paraId="6E960D9A" w14:textId="77777777" w:rsidR="008C7A07" w:rsidRDefault="00000000">
      <w:pPr>
        <w:rPr>
          <w:ins w:id="9" w:author="Rikhard Mäki-Heikkilä" w:date="2026-08-13T13:11:00Z" w16du:dateUtc="2026-08-13T10:11:00Z"/>
        </w:rPr>
      </w:pPr>
      <w:r>
        <w:t xml:space="preserve">The run file has zero </w:t>
      </w:r>
      <w:r>
        <w:rPr>
          <w:rFonts w:ascii="Consolas" w:hAnsi="Consolas"/>
          <w:color w:val="8B2828"/>
          <w:sz w:val="19"/>
        </w:rPr>
        <w:t>&lt;Cadence&gt;</w:t>
      </w:r>
      <w:r>
        <w:t xml:space="preserve"> elements. Two things are involved: no cadence source was contributing during that run, and the writer emits the bare </w:t>
      </w:r>
      <w:r>
        <w:rPr>
          <w:rFonts w:ascii="Consolas" w:hAnsi="Consolas"/>
          <w:color w:val="8B2828"/>
          <w:sz w:val="19"/>
        </w:rPr>
        <w:t>&lt;Cadence&gt;</w:t>
      </w:r>
      <w:r>
        <w:t xml:space="preserve"> element, which TCX defines for cycling. Running cadence belongs in </w:t>
      </w:r>
      <w:r>
        <w:rPr>
          <w:rFonts w:ascii="Consolas" w:hAnsi="Consolas"/>
          <w:color w:val="8B2828"/>
          <w:sz w:val="19"/>
        </w:rPr>
        <w:t>ns3:RunCadence</w:t>
      </w:r>
      <w:r>
        <w:t xml:space="preserve"> inside the </w:t>
      </w:r>
      <w:r>
        <w:rPr>
          <w:rFonts w:ascii="Consolas" w:hAnsi="Consolas"/>
          <w:color w:val="8B2828"/>
          <w:sz w:val="19"/>
        </w:rPr>
        <w:t>TPX</w:t>
      </w:r>
      <w:r>
        <w:t xml:space="preserve"> extension. A tool reading the current output would interpret step rate as crank revolutions.</w:t>
      </w:r>
    </w:p>
    <w:p w14:paraId="62CC90CE" w14:textId="24C848F7" w:rsidR="00687F7F" w:rsidRDefault="00687F7F">
      <w:ins w:id="10" w:author="Rikhard Mäki-Heikkilä" w:date="2026-08-13T13:12:00Z" w16du:dateUtc="2026-08-13T10:12:00Z">
        <w:r>
          <w:t>fix this for both</w:t>
        </w:r>
      </w:ins>
    </w:p>
    <w:p w14:paraId="0D94B0AE" w14:textId="77777777" w:rsidR="008C7A07" w:rsidRDefault="00000000">
      <w:pPr>
        <w:pStyle w:val="Otsikko3"/>
      </w:pPr>
      <w:r>
        <w:t>1.7 Lactate, RPE and the commanded target never reach an interoperable export</w:t>
      </w:r>
    </w:p>
    <w:p w14:paraId="1C4AADB3" w14:textId="77777777" w:rsidR="008C7A07" w:rsidRDefault="00000000">
      <w:r>
        <w:rPr>
          <w:rFonts w:ascii="Consolas" w:hAnsi="Consolas"/>
          <w:color w:val="8B2828"/>
          <w:sz w:val="19"/>
        </w:rPr>
        <w:t>SessionRecord</w:t>
      </w:r>
      <w:r>
        <w:t xml:space="preserve"> holds </w:t>
      </w:r>
      <w:r>
        <w:rPr>
          <w:rFonts w:ascii="Consolas" w:hAnsi="Consolas"/>
          <w:color w:val="8B2828"/>
          <w:sz w:val="19"/>
        </w:rPr>
        <w:t>lactate: LactateEntry[]</w:t>
      </w:r>
      <w:r>
        <w:t xml:space="preserve"> with mmol/L, Borg RPE, heart rate and a free-text note, and every sample holds </w:t>
      </w:r>
      <w:r>
        <w:rPr>
          <w:rFonts w:ascii="Consolas" w:hAnsi="Consolas"/>
          <w:color w:val="8B2828"/>
          <w:sz w:val="19"/>
        </w:rPr>
        <w:t>targetPower</w:t>
      </w:r>
      <w:r>
        <w:t xml:space="preserve"> and </w:t>
      </w:r>
      <w:r>
        <w:rPr>
          <w:rFonts w:ascii="Consolas" w:hAnsi="Consolas"/>
          <w:color w:val="8B2828"/>
          <w:sz w:val="19"/>
        </w:rPr>
        <w:t>targetKph</w:t>
      </w:r>
      <w:r>
        <w:t>. The sample CSV and the JSON carry all of it. TCX carries none of it, because TCX has nowhere to put it.</w:t>
      </w:r>
    </w:p>
    <w:p w14:paraId="77F65F20" w14:textId="77777777" w:rsidR="008C7A07" w:rsidRDefault="00000000">
      <w:r>
        <w:rPr>
          <w:i/>
          <w:sz w:val="20"/>
        </w:rPr>
        <w:t>This is the single strongest argument for FIT, which has developer data fields for precisely this case. See section 3.1.</w:t>
      </w:r>
    </w:p>
    <w:p w14:paraId="41AC4A2F" w14:textId="77777777" w:rsidR="008C7A07" w:rsidRDefault="00000000">
      <w:pPr>
        <w:pStyle w:val="Otsikko3"/>
      </w:pPr>
      <w:r>
        <w:t>1.8 Cmd+Q bypasses the recording guard entirely</w:t>
      </w:r>
    </w:p>
    <w:p w14:paraId="09A6B4C9" w14:textId="77777777" w:rsidR="008C7A07" w:rsidRDefault="00000000">
      <w:r>
        <w:rPr>
          <w:rFonts w:ascii="Consolas" w:hAnsi="Consolas"/>
          <w:color w:val="8B2828"/>
          <w:sz w:val="19"/>
        </w:rPr>
        <w:t>electron/main.ts:142</w:t>
      </w:r>
      <w:r>
        <w:t xml:space="preserve"> installs a close guard that warns when a session is still recording. But </w:t>
      </w:r>
      <w:r>
        <w:rPr>
          <w:rFonts w:ascii="Consolas" w:hAnsi="Consolas"/>
          <w:color w:val="8B2828"/>
          <w:sz w:val="19"/>
        </w:rPr>
        <w:t>app.on('before-quit')</w:t>
      </w:r>
      <w:r>
        <w:t xml:space="preserve"> at line 358 calls </w:t>
      </w:r>
      <w:r>
        <w:rPr>
          <w:rFonts w:ascii="Consolas" w:hAnsi="Consolas"/>
          <w:color w:val="8B2828"/>
          <w:sz w:val="19"/>
        </w:rPr>
        <w:t>detachActive()</w:t>
      </w:r>
      <w:r>
        <w:t xml:space="preserve">, which sets </w:t>
      </w:r>
      <w:r>
        <w:rPr>
          <w:rFonts w:ascii="Consolas" w:hAnsi="Consolas"/>
          <w:color w:val="8B2828"/>
          <w:sz w:val="19"/>
        </w:rPr>
        <w:t>active = null</w:t>
      </w:r>
      <w:r>
        <w:t xml:space="preserve">, and </w:t>
      </w:r>
      <w:r>
        <w:rPr>
          <w:rFonts w:ascii="Consolas" w:hAnsi="Consolas"/>
          <w:color w:val="8B2828"/>
          <w:sz w:val="19"/>
        </w:rPr>
        <w:t>before-quit</w:t>
      </w:r>
      <w:r>
        <w:t xml:space="preserve"> fires before any window close. So on Cmd+Q the guard at line 142 sees no active session and the dialog never appears.</w:t>
      </w:r>
    </w:p>
    <w:p w14:paraId="5B722FFA" w14:textId="77777777" w:rsidR="008C7A07" w:rsidRDefault="00000000">
      <w:pPr>
        <w:rPr>
          <w:ins w:id="11" w:author="Rikhard Mäki-Heikkilä" w:date="2026-08-13T13:12:00Z" w16du:dateUtc="2026-08-13T10:12:00Z"/>
          <w:i/>
          <w:sz w:val="20"/>
        </w:rPr>
      </w:pPr>
      <w:r>
        <w:rPr>
          <w:i/>
          <w:sz w:val="20"/>
        </w:rPr>
        <w:t>The guard therefore protects only the red window button. Cmd+Q, the most common way to quit a Mac app, ends a recording silently. Nothing is lost from disk (the journal is append-only and fsynced), but the operator is not told the test just stopped.</w:t>
      </w:r>
    </w:p>
    <w:p w14:paraId="4F3612FA" w14:textId="1B73A247" w:rsidR="00687F7F" w:rsidRDefault="00687F7F">
      <w:ins w:id="12" w:author="Rikhard Mäki-Heikkilä" w:date="2026-08-13T13:12:00Z" w16du:dateUtc="2026-08-13T10:12:00Z">
        <w:r>
          <w:rPr>
            <w:i/>
            <w:sz w:val="20"/>
          </w:rPr>
          <w:t>don’t allow this, must be sure to quit.</w:t>
        </w:r>
      </w:ins>
    </w:p>
    <w:p w14:paraId="46A7630F" w14:textId="77777777" w:rsidR="008C7A07" w:rsidRDefault="00000000">
      <w:pPr>
        <w:pStyle w:val="Otsikko3"/>
      </w:pPr>
      <w:r>
        <w:t>1.9 A single render error blanks the screen mid-test</w:t>
      </w:r>
    </w:p>
    <w:p w14:paraId="1E901D1A" w14:textId="77777777" w:rsidR="008C7A07" w:rsidRDefault="00000000">
      <w:r>
        <w:t xml:space="preserve">There is no React error boundary anywhere in </w:t>
      </w:r>
      <w:r>
        <w:rPr>
          <w:rFonts w:ascii="Consolas" w:hAnsi="Consolas"/>
          <w:color w:val="8B2828"/>
          <w:sz w:val="19"/>
        </w:rPr>
        <w:t>src/</w:t>
      </w:r>
      <w:r>
        <w:t xml:space="preserve">. A throw inside </w:t>
      </w:r>
      <w:r>
        <w:rPr>
          <w:rFonts w:ascii="Consolas" w:hAnsi="Consolas"/>
          <w:color w:val="8B2828"/>
          <w:sz w:val="19"/>
        </w:rPr>
        <w:t>Dashboard</w:t>
      </w:r>
      <w:r>
        <w:t xml:space="preserve">, </w:t>
      </w:r>
      <w:r>
        <w:rPr>
          <w:rFonts w:ascii="Consolas" w:hAnsi="Consolas"/>
          <w:color w:val="8B2828"/>
          <w:sz w:val="19"/>
        </w:rPr>
        <w:t>WorkoutGraph</w:t>
      </w:r>
      <w:r>
        <w:t xml:space="preserve">, </w:t>
      </w:r>
      <w:r>
        <w:rPr>
          <w:rFonts w:ascii="Consolas" w:hAnsi="Consolas"/>
          <w:color w:val="8B2828"/>
          <w:sz w:val="19"/>
        </w:rPr>
        <w:t>MmpCurve</w:t>
      </w:r>
      <w:r>
        <w:t xml:space="preserve"> or </w:t>
      </w:r>
      <w:r>
        <w:rPr>
          <w:rFonts w:ascii="Consolas" w:hAnsi="Consolas"/>
          <w:color w:val="8B2828"/>
          <w:sz w:val="19"/>
        </w:rPr>
        <w:t>LapTable</w:t>
      </w:r>
      <w:r>
        <w:t xml:space="preserve"> unmounts the whole tree and leaves a white window. The main process has no </w:t>
      </w:r>
      <w:r>
        <w:rPr>
          <w:rFonts w:ascii="Consolas" w:hAnsi="Consolas"/>
          <w:color w:val="8B2828"/>
          <w:sz w:val="19"/>
        </w:rPr>
        <w:t>uncaughtException</w:t>
      </w:r>
      <w:r>
        <w:t xml:space="preserve"> or </w:t>
      </w:r>
      <w:r>
        <w:rPr>
          <w:rFonts w:ascii="Consolas" w:hAnsi="Consolas"/>
          <w:color w:val="8B2828"/>
          <w:sz w:val="19"/>
        </w:rPr>
        <w:t>unhandledRejection</w:t>
      </w:r>
      <w:r>
        <w:t xml:space="preserve"> handler, and no </w:t>
      </w:r>
      <w:r>
        <w:rPr>
          <w:rFonts w:ascii="Consolas" w:hAnsi="Consolas"/>
          <w:color w:val="8B2828"/>
          <w:sz w:val="19"/>
        </w:rPr>
        <w:t>render-process-gone</w:t>
      </w:r>
      <w:r>
        <w:t xml:space="preserve"> handler, so a renderer crash leaves the app dead with the journal still open.</w:t>
      </w:r>
    </w:p>
    <w:p w14:paraId="19B94271" w14:textId="77777777" w:rsidR="008C7A07" w:rsidRDefault="00000000">
      <w:r>
        <w:rPr>
          <w:i/>
          <w:sz w:val="20"/>
        </w:rPr>
        <w:t>Recording would survive all of this, because it lives in the main process. Visibility would not, and an operator staring at a white window has no way to know that.</w:t>
      </w:r>
    </w:p>
    <w:p w14:paraId="7336B447" w14:textId="77777777" w:rsidR="008C7A07" w:rsidRDefault="00000000">
      <w:pPr>
        <w:pStyle w:val="Otsikko3"/>
      </w:pPr>
      <w:r>
        <w:t>1.10 The run dashboard is thin</w:t>
      </w:r>
    </w:p>
    <w:p w14:paraId="14AEEFB9" w14:textId="77777777" w:rsidR="008C7A07" w:rsidRDefault="00000000">
      <w:pPr>
        <w:rPr>
          <w:ins w:id="13" w:author="Rikhard Mäki-Heikkilä" w:date="2026-08-13T13:12:00Z" w16du:dateUtc="2026-08-13T10:12:00Z"/>
        </w:rPr>
      </w:pPr>
      <w:r>
        <w:t>Seven tiles, one of them conditional (</w:t>
      </w:r>
      <w:r>
        <w:rPr>
          <w:rFonts w:ascii="Consolas" w:hAnsi="Consolas"/>
          <w:color w:val="8B2828"/>
          <w:sz w:val="19"/>
        </w:rPr>
        <w:t>src/ui/Dashboard.tsx:120</w:t>
      </w:r>
      <w:r>
        <w:t xml:space="preserve"> onwards): timer, lap time left, heart rate, cadence, speed or power, target, and CORE temperature when a CORE sensor is connected. On a treadmill test there is no pace, no gradient, no distance, no percentage of maximum heart rate, no work done, no VO₂ and no indication of sensor health.</w:t>
      </w:r>
    </w:p>
    <w:p w14:paraId="597E94FB" w14:textId="493CEF51" w:rsidR="00687F7F" w:rsidRDefault="00687F7F">
      <w:ins w:id="14" w:author="Rikhard Mäki-Heikkilä" w:date="2026-08-13T13:12:00Z" w16du:dateUtc="2026-08-13T10:12:00Z">
        <w:r>
          <w:t>include these</w:t>
        </w:r>
      </w:ins>
    </w:p>
    <w:p w14:paraId="162F3D4A" w14:textId="77777777" w:rsidR="008C7A07" w:rsidRDefault="00000000">
      <w:pPr>
        <w:pStyle w:val="Otsikko3"/>
      </w:pPr>
      <w:r>
        <w:t>1.11 The VO₂ machinery exists but only runs backwards</w:t>
      </w:r>
    </w:p>
    <w:p w14:paraId="2D4EF263" w14:textId="77777777" w:rsidR="008C7A07" w:rsidRDefault="00000000">
      <w:r>
        <w:rPr>
          <w:rFonts w:ascii="Consolas" w:hAnsi="Consolas"/>
          <w:color w:val="8B2828"/>
          <w:sz w:val="19"/>
        </w:rPr>
        <w:t>src/model/vo2.ts</w:t>
      </w:r>
      <w:r>
        <w:t xml:space="preserve"> implements the ACSM running equation properly, including the singularity guard at a 22 percent descent that the source calculator gets wrong. It is used only to solve a target speed from a prescribed VO₂ (</w:t>
      </w:r>
      <w:r>
        <w:rPr>
          <w:rFonts w:ascii="Consolas" w:hAnsi="Consolas"/>
          <w:color w:val="8B2828"/>
          <w:sz w:val="19"/>
        </w:rPr>
        <w:t>targetKphAt()</w:t>
      </w:r>
      <w:r>
        <w:t xml:space="preserve"> in </w:t>
      </w:r>
      <w:r>
        <w:rPr>
          <w:rFonts w:ascii="Consolas" w:hAnsi="Consolas"/>
          <w:color w:val="8B2828"/>
          <w:sz w:val="19"/>
        </w:rPr>
        <w:t>src/model/protocol.ts</w:t>
      </w:r>
      <w:r>
        <w:t>). Nothing computes VO₂ from what the athlete is actually doing, and there is no cycling path at all.</w:t>
      </w:r>
    </w:p>
    <w:p w14:paraId="48B583C6" w14:textId="77777777" w:rsidR="008C7A07" w:rsidRDefault="00000000">
      <w:pPr>
        <w:rPr>
          <w:ins w:id="15" w:author="Rikhard Mäki-Heikkilä" w:date="2026-08-13T13:13:00Z" w16du:dateUtc="2026-08-13T10:13:00Z"/>
          <w:i/>
          <w:sz w:val="20"/>
        </w:rPr>
      </w:pPr>
      <w:r>
        <w:rPr>
          <w:i/>
          <w:sz w:val="20"/>
        </w:rPr>
        <w:t>Turning the equation around is a small change, and it is blocked only by finding 1.1: without a recorded gradient there is no second argument to give it.</w:t>
      </w:r>
    </w:p>
    <w:p w14:paraId="75C5CEDD" w14:textId="7CD749C9" w:rsidR="00687F7F" w:rsidRDefault="00687F7F">
      <w:ins w:id="16" w:author="Rikhard Mäki-Heikkilä" w:date="2026-08-13T13:13:00Z" w16du:dateUtc="2026-08-13T10:13:00Z">
        <w:r>
          <w:rPr>
            <w:i/>
            <w:sz w:val="20"/>
          </w:rPr>
          <w:lastRenderedPageBreak/>
          <w:t>solve this</w:t>
        </w:r>
      </w:ins>
    </w:p>
    <w:p w14:paraId="768D2B87" w14:textId="77777777" w:rsidR="008C7A07" w:rsidRDefault="00000000">
      <w:r>
        <w:br w:type="page"/>
      </w:r>
    </w:p>
    <w:p w14:paraId="20CBC9C3" w14:textId="77777777" w:rsidR="008C7A07" w:rsidRDefault="00000000">
      <w:pPr>
        <w:pStyle w:val="Otsikko1"/>
      </w:pPr>
      <w:r>
        <w:lastRenderedPageBreak/>
        <w:t>2. The four questions</w:t>
      </w:r>
    </w:p>
    <w:p w14:paraId="45081116" w14:textId="77777777" w:rsidR="008C7A07" w:rsidRDefault="00000000">
      <w:pPr>
        <w:pStyle w:val="Otsikko2"/>
      </w:pPr>
      <w:r>
        <w:t>2.1 Would FIT be a better format, especially as new sensors are added?</w:t>
      </w:r>
    </w:p>
    <w:p w14:paraId="61844B43" w14:textId="77777777" w:rsidR="008C7A07" w:rsidRDefault="00000000">
      <w:r>
        <w:rPr>
          <w:b/>
        </w:rPr>
        <w:t>Yes for capability, no as a replacement. Add FIT alongside TCX rather than instead of it.</w:t>
      </w:r>
    </w:p>
    <w:p w14:paraId="2B48341D" w14:textId="77777777" w:rsidR="008C7A07" w:rsidRDefault="00000000">
      <w:r>
        <w:t>What FIT gives that TCX structurally cannot:</w:t>
      </w:r>
    </w:p>
    <w:p w14:paraId="0C041029" w14:textId="77777777" w:rsidR="008C7A07" w:rsidRDefault="00000000">
      <w:pPr>
        <w:pStyle w:val="Merkittyluettelo"/>
      </w:pPr>
      <w:r>
        <w:t xml:space="preserve">A real </w:t>
      </w:r>
      <w:r>
        <w:rPr>
          <w:rFonts w:ascii="Consolas" w:hAnsi="Consolas"/>
          <w:color w:val="8B2828"/>
          <w:sz w:val="19"/>
        </w:rPr>
        <w:t>grade</w:t>
      </w:r>
      <w:r>
        <w:t xml:space="preserve"> field per record, so a treadmill gradient is stored as a gradient rather than reverse-engineered from integrated altitude.</w:t>
      </w:r>
    </w:p>
    <w:p w14:paraId="12EC9D49" w14:textId="77777777" w:rsidR="008C7A07" w:rsidRDefault="00000000">
      <w:pPr>
        <w:pStyle w:val="Merkittyluettelo"/>
      </w:pPr>
      <w:r>
        <w:rPr>
          <w:rFonts w:ascii="Consolas" w:hAnsi="Consolas"/>
          <w:color w:val="8B2828"/>
          <w:sz w:val="19"/>
        </w:rPr>
        <w:t>temperature</w:t>
      </w:r>
      <w:r>
        <w:t xml:space="preserve">, </w:t>
      </w:r>
      <w:r>
        <w:rPr>
          <w:rFonts w:ascii="Consolas" w:hAnsi="Consolas"/>
          <w:color w:val="8B2828"/>
          <w:sz w:val="19"/>
        </w:rPr>
        <w:t>respiration_rate</w:t>
      </w:r>
      <w:r>
        <w:t xml:space="preserve"> and </w:t>
      </w:r>
      <w:r>
        <w:rPr>
          <w:rFonts w:ascii="Consolas" w:hAnsi="Consolas"/>
          <w:color w:val="8B2828"/>
          <w:sz w:val="19"/>
        </w:rPr>
        <w:t>core_temperature</w:t>
      </w:r>
      <w:r>
        <w:t xml:space="preserve"> as defined fields, which matters immediately for the CORE sensor whose readings currently reach only the CSV.</w:t>
      </w:r>
    </w:p>
    <w:p w14:paraId="1A5AA954" w14:textId="77777777" w:rsidR="008C7A07" w:rsidRDefault="00000000">
      <w:pPr>
        <w:pStyle w:val="Merkittyluettelo"/>
      </w:pPr>
      <w:r>
        <w:t xml:space="preserve">Proper </w:t>
      </w:r>
      <w:r>
        <w:rPr>
          <w:rFonts w:ascii="Consolas" w:hAnsi="Consolas"/>
          <w:color w:val="8B2828"/>
          <w:sz w:val="19"/>
        </w:rPr>
        <w:t>lap</w:t>
      </w:r>
      <w:r>
        <w:t xml:space="preserve"> messages and a </w:t>
      </w:r>
      <w:r>
        <w:rPr>
          <w:rFonts w:ascii="Consolas" w:hAnsi="Consolas"/>
          <w:color w:val="8B2828"/>
          <w:sz w:val="19"/>
        </w:rPr>
        <w:t>session</w:t>
      </w:r>
      <w:r>
        <w:t xml:space="preserve"> summary message, so the protocol's step structure survives the export (finding 1.4).</w:t>
      </w:r>
    </w:p>
    <w:p w14:paraId="231EAAA6" w14:textId="77777777" w:rsidR="008C7A07" w:rsidRDefault="00000000">
      <w:pPr>
        <w:pStyle w:val="Merkittyluettelo"/>
      </w:pPr>
      <w:r>
        <w:rPr>
          <w:rFonts w:ascii="Consolas" w:hAnsi="Consolas"/>
          <w:color w:val="8B2828"/>
          <w:sz w:val="19"/>
        </w:rPr>
        <w:t>sport</w:t>
      </w:r>
      <w:r>
        <w:t xml:space="preserve"> plus </w:t>
      </w:r>
      <w:r>
        <w:rPr>
          <w:rFonts w:ascii="Consolas" w:hAnsi="Consolas"/>
          <w:color w:val="8B2828"/>
          <w:sz w:val="19"/>
        </w:rPr>
        <w:t>sub_sport</w:t>
      </w:r>
      <w:r>
        <w:t>, so a lab test can be labelled as one rather than as a generic ride.</w:t>
      </w:r>
    </w:p>
    <w:p w14:paraId="6A855F72" w14:textId="77777777" w:rsidR="008C7A07" w:rsidRDefault="00000000">
      <w:pPr>
        <w:pStyle w:val="Merkittyluettelo"/>
      </w:pPr>
      <w:r>
        <w:rPr>
          <w:b/>
        </w:rPr>
        <w:t>Developer data fields.</w:t>
      </w:r>
      <w:r>
        <w:t xml:space="preserve"> This is the decisive one. FIT lets an application define its own typed, named, unit-tagged fields inside the activity file, and conforming readers carry them through instead of discarding them. Blood lactate, Borg RPE, the commanded target, an estimated VO₂, CO₂ concentration: all of them can travel inside a file that TrainingPeaks and Garmin will still open. TCX has no equivalent, which is why finding 1.7 has no fix in TCX.</w:t>
      </w:r>
    </w:p>
    <w:p w14:paraId="19AB7AA6" w14:textId="77777777" w:rsidR="008C7A07" w:rsidRDefault="00000000">
      <w:r>
        <w:rPr>
          <w:b/>
        </w:rPr>
        <w:t>The cost, stated plainly.</w:t>
      </w:r>
      <w:r>
        <w:t xml:space="preserve"> There is no maintained JavaScript FIT *encoder*. Garmin's official </w:t>
      </w:r>
      <w:r>
        <w:rPr>
          <w:rFonts w:ascii="Consolas" w:hAnsi="Consolas"/>
          <w:color w:val="8B2828"/>
          <w:sz w:val="19"/>
        </w:rPr>
        <w:t>@garmin/fitsdk</w:t>
      </w:r>
      <w:r>
        <w:t xml:space="preserve"> decodes; the widely used community libraries also decode. Writing FIT means implementing the encoder: file header, definition messages, little-endian record messages, developer field descriptions, and a CRC-16 over the whole file. Realistically 400 to 600 lines plus tests, and the tests have to include a round-trip through a real decoder or the output cannot be trusted.</w:t>
      </w:r>
    </w:p>
    <w:p w14:paraId="628CEACD" w14:textId="77777777" w:rsidR="008C7A07" w:rsidRDefault="00000000">
      <w:r>
        <w:t>That cost is acceptable here for one specific reason: this app deliberately has almost no dependencies, makes no network requests, and cannot rely on an npm package being installable on a test-day morning. A self-contained encoder fits that stance better than a dependency would.</w:t>
      </w:r>
    </w:p>
    <w:p w14:paraId="531892AA" w14:textId="77777777" w:rsidR="008C7A07" w:rsidRDefault="00000000">
      <w:pPr>
        <w:rPr>
          <w:ins w:id="17" w:author="Rikhard Mäki-Heikkilä" w:date="2026-08-13T13:13:00Z" w16du:dateUtc="2026-08-13T10:13:00Z"/>
        </w:rPr>
      </w:pPr>
      <w:r>
        <w:rPr>
          <w:b/>
        </w:rPr>
        <w:t>Keep TCX.</w:t>
      </w:r>
      <w:r>
        <w:t xml:space="preserve"> It is text, it is diffable, it is readable without tooling, and it is the lowest common denominator that every platform accepts. Fix its four defects (findings 1.3 to 1.6) and keep it as the interoperability format. FIT becomes the rich format. Neither is the research format; see next.</w:t>
      </w:r>
    </w:p>
    <w:p w14:paraId="0AA8902D" w14:textId="38A153A9" w:rsidR="00687F7F" w:rsidRDefault="00687F7F">
      <w:ins w:id="18" w:author="Rikhard Mäki-Heikkilä" w:date="2026-08-13T13:13:00Z" w16du:dateUtc="2026-08-13T10:13:00Z">
        <w:r>
          <w:t>I disagree with you. switch to FIT</w:t>
        </w:r>
      </w:ins>
    </w:p>
    <w:p w14:paraId="70BF5594" w14:textId="77777777" w:rsidR="008C7A07" w:rsidRDefault="00000000">
      <w:pPr>
        <w:pStyle w:val="Otsikko2"/>
      </w:pPr>
      <w:r>
        <w:t>2.2 What about research use?</w:t>
      </w:r>
    </w:p>
    <w:p w14:paraId="7742F617" w14:textId="77777777" w:rsidR="008C7A07" w:rsidRDefault="00000000">
      <w:r>
        <w:rPr>
          <w:b/>
        </w:rPr>
        <w:t>Neither TCX nor FIT is a research format, and it is worth being blunt about that.</w:t>
      </w:r>
      <w:r>
        <w:t xml:space="preserve"> Both are activity-exchange formats designed to move a workout between consumer platforms. They are lossy by design, they encode assumptions about what a workout is, and neither carries the provenance a reviewer would ask for.</w:t>
      </w:r>
    </w:p>
    <w:p w14:paraId="5EE7BCC6" w14:textId="77777777" w:rsidR="008C7A07" w:rsidRDefault="00000000">
      <w:r>
        <w:t>What research use actually requires, in order of importance:</w:t>
      </w:r>
    </w:p>
    <w:p w14:paraId="7B41F1D6" w14:textId="77777777" w:rsidR="008C7A07" w:rsidRDefault="00000000">
      <w:pPr>
        <w:pStyle w:val="Merkittyluettelo"/>
      </w:pPr>
      <w:r>
        <w:rPr>
          <w:b/>
        </w:rPr>
        <w:t>The append-only journal stays the source of truth.</w:t>
      </w:r>
      <w:r>
        <w:t xml:space="preserve"> It already is, and it is the strongest part of this app: one JSON object per line, fsynced before the write returns, nothing ever rewritten. That is a better raw-data guarantee than most lab software offers. Everything else is a derived view of it.</w:t>
      </w:r>
    </w:p>
    <w:p w14:paraId="2BE78CE3" w14:textId="77777777" w:rsidR="008C7A07" w:rsidRDefault="00000000">
      <w:pPr>
        <w:pStyle w:val="Merkittyluettelo"/>
        <w:rPr>
          <w:ins w:id="19" w:author="Rikhard Mäki-Heikkilä" w:date="2026-08-13T13:13:00Z" w16du:dateUtc="2026-08-13T10:13:00Z"/>
        </w:rPr>
      </w:pPr>
      <w:r>
        <w:rPr>
          <w:b/>
        </w:rPr>
        <w:t>A documented tidy long-format CSV at 1 Hz</w:t>
      </w:r>
      <w:r>
        <w:t xml:space="preserve">, one row per second per variable or one row per second with fixed columns, with units in the header and no silent unit changes between columns. The existing </w:t>
      </w:r>
      <w:proofErr w:type="gramStart"/>
      <w:r>
        <w:rPr>
          <w:rFonts w:ascii="Consolas" w:hAnsi="Consolas"/>
          <w:color w:val="8B2828"/>
          <w:sz w:val="19"/>
        </w:rPr>
        <w:t>samplesToCsv(</w:t>
      </w:r>
      <w:proofErr w:type="gramEnd"/>
      <w:r>
        <w:rPr>
          <w:rFonts w:ascii="Consolas" w:hAnsi="Consolas"/>
          <w:color w:val="8B2828"/>
          <w:sz w:val="19"/>
        </w:rPr>
        <w:t>)</w:t>
      </w:r>
      <w:r>
        <w:t xml:space="preserve"> is close; what it lacks is documentation and stability of contract.</w:t>
      </w:r>
    </w:p>
    <w:p w14:paraId="3A51FE6F" w14:textId="6370DB8D" w:rsidR="00687F7F" w:rsidRPr="00687F7F" w:rsidRDefault="00687F7F" w:rsidP="00687F7F">
      <w:pPr>
        <w:pStyle w:val="Merkittyluettelo"/>
        <w:tabs>
          <w:tab w:val="clear" w:pos="360"/>
          <w:tab w:val="num" w:pos="720"/>
        </w:tabs>
        <w:ind w:left="720"/>
        <w:rPr>
          <w:ins w:id="20" w:author="Rikhard Mäki-Heikkilä" w:date="2026-08-13T13:13:00Z" w16du:dateUtc="2026-08-13T10:13:00Z"/>
          <w:rPrChange w:id="21" w:author="Rikhard Mäki-Heikkilä" w:date="2026-08-13T13:13:00Z" w16du:dateUtc="2026-08-13T10:13:00Z">
            <w:rPr>
              <w:ins w:id="22" w:author="Rikhard Mäki-Heikkilä" w:date="2026-08-13T13:13:00Z" w16du:dateUtc="2026-08-13T10:13:00Z"/>
              <w:b/>
            </w:rPr>
          </w:rPrChange>
        </w:rPr>
      </w:pPr>
      <w:ins w:id="23" w:author="Rikhard Mäki-Heikkilä" w:date="2026-08-13T13:13:00Z" w16du:dateUtc="2026-08-13T10:13:00Z">
        <w:r>
          <w:rPr>
            <w:b/>
          </w:rPr>
          <w:t>increase Hz if sensors allow it.</w:t>
        </w:r>
      </w:ins>
    </w:p>
    <w:p w14:paraId="78AA2A40" w14:textId="54975025" w:rsidR="00687F7F" w:rsidRDefault="00687F7F" w:rsidP="00687F7F">
      <w:pPr>
        <w:pStyle w:val="Merkittyluettelo"/>
        <w:tabs>
          <w:tab w:val="clear" w:pos="360"/>
          <w:tab w:val="num" w:pos="720"/>
        </w:tabs>
        <w:ind w:left="720"/>
        <w:pPrChange w:id="24" w:author="Rikhard Mäki-Heikkilä" w:date="2026-08-13T13:13:00Z" w16du:dateUtc="2026-08-13T10:13:00Z">
          <w:pPr>
            <w:pStyle w:val="Merkittyluettelo"/>
          </w:pPr>
        </w:pPrChange>
      </w:pPr>
      <w:ins w:id="25" w:author="Rikhard Mäki-Heikkilä" w:date="2026-08-13T13:13:00Z" w16du:dateUtc="2026-08-13T10:13:00Z">
        <w:r>
          <w:rPr>
            <w:b/>
          </w:rPr>
          <w:lastRenderedPageBreak/>
          <w:t>HRV collection?</w:t>
        </w:r>
      </w:ins>
    </w:p>
    <w:p w14:paraId="6D14BAC0" w14:textId="77777777" w:rsidR="008C7A07" w:rsidRDefault="00000000">
      <w:pPr>
        <w:pStyle w:val="Merkittyluettelo"/>
        <w:rPr>
          <w:ins w:id="26" w:author="Rikhard Mäki-Heikkilä" w:date="2026-08-13T13:14:00Z" w16du:dateUtc="2026-08-13T10:14:00Z"/>
        </w:rPr>
      </w:pPr>
      <w:r>
        <w:rPr>
          <w:b/>
        </w:rPr>
        <w:t>A machine-readable metadata sidecar</w:t>
      </w:r>
      <w:r>
        <w:t xml:space="preserve"> written next to every session: a data dictionary (every column, its unit, its source device, its sampling rate), the sensor make, model and firmware where BLE exposes it, the protocol as written and the protocol as actually executed (they diverge whenever the operator uses intensity trim or jumps a step), clock offsets, and the environment. Without this an export cannot be interpreted a year later, and a year later is when it gets </w:t>
      </w:r>
      <w:proofErr w:type="spellStart"/>
      <w:r>
        <w:t>analysed</w:t>
      </w:r>
      <w:proofErr w:type="spellEnd"/>
      <w:r>
        <w:t>.</w:t>
      </w:r>
    </w:p>
    <w:p w14:paraId="42660A37" w14:textId="0F04CF98" w:rsidR="00687F7F" w:rsidRDefault="00687F7F" w:rsidP="00687F7F">
      <w:pPr>
        <w:pStyle w:val="Merkittyluettelo"/>
        <w:tabs>
          <w:tab w:val="clear" w:pos="360"/>
          <w:tab w:val="num" w:pos="720"/>
        </w:tabs>
        <w:ind w:left="720"/>
        <w:pPrChange w:id="27" w:author="Rikhard Mäki-Heikkilä" w:date="2026-08-13T13:14:00Z" w16du:dateUtc="2026-08-13T10:14:00Z">
          <w:pPr>
            <w:pStyle w:val="Merkittyluettelo"/>
          </w:pPr>
        </w:pPrChange>
      </w:pPr>
      <w:ins w:id="28" w:author="Rikhard Mäki-Heikkilä" w:date="2026-08-13T13:14:00Z" w16du:dateUtc="2026-08-13T10:14:00Z">
        <w:r>
          <w:rPr>
            <w:b/>
          </w:rPr>
          <w:t>nice do it</w:t>
        </w:r>
        <w:r>
          <w:rPr>
            <w:b/>
          </w:rPr>
          <w:tab/>
        </w:r>
      </w:ins>
    </w:p>
    <w:p w14:paraId="4F4D533B" w14:textId="50BCA5A3" w:rsidR="008C7A07" w:rsidRDefault="00000000">
      <w:pPr>
        <w:pStyle w:val="Merkittyluettelo"/>
      </w:pPr>
      <w:r>
        <w:rPr>
          <w:b/>
        </w:rPr>
        <w:t>Provenance on every derived number.</w:t>
      </w:r>
      <w:r>
        <w:t xml:space="preserve"> A threshold, a critical power, a VO₂ estimate: each must record which method produced it and which version of the code, or the number is not reproducible. Six threshold methods are reported side by side, which is the right decision; the export should say which one a downstream number came from.</w:t>
      </w:r>
      <w:ins w:id="29" w:author="Rikhard Mäki-Heikkilä" w:date="2026-08-13T13:20:00Z" w16du:dateUtc="2026-08-13T10:20:00Z">
        <w:r w:rsidR="00075C0A">
          <w:t xml:space="preserve"> yes</w:t>
        </w:r>
      </w:ins>
    </w:p>
    <w:p w14:paraId="647EE575" w14:textId="77777777" w:rsidR="008C7A07" w:rsidRDefault="00000000">
      <w:pPr>
        <w:pStyle w:val="Merkittyluettelo"/>
      </w:pPr>
      <w:r>
        <w:rPr>
          <w:b/>
        </w:rPr>
        <w:t>Uncertainty, not just point estimates.</w:t>
      </w:r>
      <w:r>
        <w:t xml:space="preserve"> A cubic through five noisy lactate points gives six confident decimals and no indication of how wide the interval is. The shelved leave-one-out or bootstrap item in </w:t>
      </w:r>
      <w:r>
        <w:rPr>
          <w:rFonts w:ascii="Consolas" w:hAnsi="Consolas"/>
          <w:color w:val="8B2828"/>
          <w:sz w:val="19"/>
        </w:rPr>
        <w:t>tasks/todo.md</w:t>
      </w:r>
      <w:r>
        <w:t xml:space="preserve"> is the fix, and it belongs in the export as well as on screen.</w:t>
      </w:r>
    </w:p>
    <w:p w14:paraId="7335B056" w14:textId="77777777" w:rsidR="008C7A07" w:rsidRDefault="00000000">
      <w:pPr>
        <w:pStyle w:val="Merkittyluettelo"/>
      </w:pPr>
      <w:r>
        <w:rPr>
          <w:b/>
        </w:rPr>
        <w:t>No participant identifiers in filenames or exports.</w:t>
      </w:r>
      <w:r>
        <w:t xml:space="preserve"> </w:t>
      </w:r>
      <w:r>
        <w:rPr>
          <w:rFonts w:ascii="Consolas" w:hAnsi="Consolas"/>
          <w:color w:val="8B2828"/>
          <w:sz w:val="19"/>
        </w:rPr>
        <w:t>athlete.name</w:t>
      </w:r>
      <w:r>
        <w:t xml:space="preserve"> currently goes into the journal header, the settings file and the session directory name. For research use that has to become a pseudonymous session identifier with the key held separately.</w:t>
      </w:r>
    </w:p>
    <w:p w14:paraId="6DBAD697" w14:textId="77777777" w:rsidR="008C7A07" w:rsidRDefault="00000000">
      <w:r>
        <w:t>Practical recommendation: keep CSV as the research interchange (it is universally readable and diffable, and R reads it without ceremony), add the sidecar, and treat FIT and TCX purely as ways of getting a session into a training platform. Do not try to make one format serve both purposes.</w:t>
      </w:r>
    </w:p>
    <w:p w14:paraId="33C748BB" w14:textId="77777777" w:rsidR="008C7A07" w:rsidRDefault="00000000">
      <w:pPr>
        <w:pStyle w:val="Otsikko2"/>
      </w:pPr>
      <w:r>
        <w:t>2.3 Could an Aranet4 be connected?</w:t>
      </w:r>
    </w:p>
    <w:p w14:paraId="7F3DFABB" w14:textId="77777777" w:rsidR="008C7A07" w:rsidRDefault="00000000">
      <w:r>
        <w:rPr>
          <w:b/>
        </w:rPr>
        <w:t>Technically yes, with two caveats that decide the design.</w:t>
      </w:r>
    </w:p>
    <w:p w14:paraId="07C8DF1C" w14:textId="77777777" w:rsidR="008C7A07" w:rsidRDefault="00000000">
      <w:r>
        <w:t>The Aranet4 exposes a vendor GATT service (</w:t>
      </w:r>
      <w:r>
        <w:rPr>
          <w:rFonts w:ascii="Consolas" w:hAnsi="Consolas"/>
          <w:color w:val="8B2828"/>
          <w:sz w:val="19"/>
        </w:rPr>
        <w:t>f0cd1400-95da-4f4b-9ac8-aa55d312af0c</w:t>
      </w:r>
      <w:r>
        <w:t xml:space="preserve">) with a current-readings characteristic carrying CO₂ in ppm, temperature, relative humidity, barometric pressure and battery level. Structurally that is exactly the shape </w:t>
      </w:r>
      <w:r>
        <w:rPr>
          <w:rFonts w:ascii="Consolas" w:hAnsi="Consolas"/>
          <w:color w:val="8B2828"/>
          <w:sz w:val="19"/>
        </w:rPr>
        <w:t>src/ble/manager.ts</w:t>
      </w:r>
      <w:r>
        <w:t xml:space="preserve"> already handles: it would be one more entry in </w:t>
      </w:r>
      <w:r>
        <w:rPr>
          <w:rFonts w:ascii="Consolas" w:hAnsi="Consolas"/>
          <w:color w:val="8B2828"/>
          <w:sz w:val="19"/>
        </w:rPr>
        <w:t>SENSOR_PROFILES</w:t>
      </w:r>
      <w:r>
        <w:t xml:space="preserve"> with a vendor service UUID, one more parser in </w:t>
      </w:r>
      <w:r>
        <w:rPr>
          <w:rFonts w:ascii="Consolas" w:hAnsi="Consolas"/>
          <w:color w:val="8B2828"/>
          <w:sz w:val="19"/>
        </w:rPr>
        <w:t>src/ble/parse.ts</w:t>
      </w:r>
      <w:r>
        <w:t xml:space="preserve">, and new </w:t>
      </w:r>
      <w:r>
        <w:rPr>
          <w:rFonts w:ascii="Consolas" w:hAnsi="Consolas"/>
          <w:color w:val="8B2828"/>
          <w:sz w:val="19"/>
        </w:rPr>
        <w:t>MetricKey</w:t>
      </w:r>
      <w:r>
        <w:t xml:space="preserve"> entries. The CORE sensor was added in precisely this way and is the template to copy.</w:t>
      </w:r>
    </w:p>
    <w:p w14:paraId="4023DC5C" w14:textId="77777777" w:rsidR="008C7A07" w:rsidRDefault="00000000">
      <w:r>
        <w:t>The two caveats:</w:t>
      </w:r>
    </w:p>
    <w:p w14:paraId="3AC98F30" w14:textId="77777777" w:rsidR="008C7A07" w:rsidRDefault="00000000">
      <w:pPr>
        <w:pStyle w:val="Merkittyluettelo"/>
      </w:pPr>
      <w:r>
        <w:rPr>
          <w:b/>
        </w:rPr>
        <w:t>Sampling rate.</w:t>
      </w:r>
      <w:r>
        <w:t xml:space="preserve"> The Aranet4 measures on a 1, 2, 5 or 10 minute interval, not at 1 Hz. Treating it as a metric channel alongside power and heart rate would produce a column that is 99.7 percent carried-forward values, which is misleading in any later analysis. It should be recorded as its own low-rate series with its own timestamps, plus a session-level summary (start, end, mean, maximum CO₂).</w:t>
      </w:r>
    </w:p>
    <w:p w14:paraId="6186EF24" w14:textId="77777777" w:rsidR="008C7A07" w:rsidRDefault="00000000">
      <w:pPr>
        <w:pStyle w:val="Merkittyluettelo"/>
      </w:pPr>
      <w:r>
        <w:rPr>
          <w:b/>
        </w:rPr>
        <w:t>Pairing.</w:t>
      </w:r>
      <w:r>
        <w:t xml:space="preserve"> Recent Aranet4 firmware requires Bluetooth bonding before the readings characteristic can be read, and Web Bluetooth (which is what Electron gives access to here) cannot drive a passkey pairing flow. This is the thing to test on the actual device before any code is written. If bonding blocks it, the fallback is the manufacturer-data advertisement in Smart Home integration mode, which Web Bluetooth also handles poorly, or a manual entry field.</w:t>
      </w:r>
    </w:p>
    <w:p w14:paraId="10911598" w14:textId="77777777" w:rsidR="008C7A07" w:rsidRDefault="00000000">
      <w:r>
        <w:rPr>
          <w:b/>
        </w:rPr>
        <w:t>Worth doing regardless of which route works.</w:t>
      </w:r>
      <w:r>
        <w:t xml:space="preserve"> </w:t>
      </w:r>
      <w:r>
        <w:rPr>
          <w:rFonts w:ascii="Consolas" w:hAnsi="Consolas"/>
          <w:color w:val="8B2828"/>
          <w:sz w:val="19"/>
        </w:rPr>
        <w:t>tasks/todo.md</w:t>
      </w:r>
      <w:r>
        <w:t xml:space="preserve"> already shelves an environment log per session with the right justification: unrecorded conditions make an airway result uninterpretable afterwards. Indoor CO₂, temperature and humidity are the conditioning load the airway is actually carrying, and a test performed in a warm laboratory does not reproduce the exposure that matters. Recording the environment is not a nice-to-have for this research programme; it is part of the measurement. The suggestion below therefore pairs the Aranet4 </w:t>
      </w:r>
      <w:r>
        <w:lastRenderedPageBreak/>
        <w:t>integration with a manual environment form, so a session is never recorded without conditions just because a sensor would not pair.</w:t>
      </w:r>
    </w:p>
    <w:p w14:paraId="28F60FB5" w14:textId="77777777" w:rsidR="008C7A07" w:rsidRDefault="00000000">
      <w:pPr>
        <w:pStyle w:val="Otsikko2"/>
      </w:pPr>
      <w:r>
        <w:t>2.4 Live VO₂ estimate on bike and run</w:t>
      </w:r>
    </w:p>
    <w:p w14:paraId="02C56208" w14:textId="77777777" w:rsidR="008C7A07" w:rsidRDefault="00000000">
      <w:r>
        <w:rPr>
          <w:b/>
        </w:rPr>
        <w:t>Both are straightforward. Both must be labelled honestly.</w:t>
      </w:r>
    </w:p>
    <w:p w14:paraId="694E8720" w14:textId="77777777" w:rsidR="008C7A07" w:rsidRDefault="00000000">
      <w:r>
        <w:rPr>
          <w:b/>
        </w:rPr>
        <w:t>Run.</w:t>
      </w:r>
      <w:r>
        <w:t xml:space="preserve"> The ACSM running equation is already implemented and tested (</w:t>
      </w:r>
      <w:r>
        <w:rPr>
          <w:rFonts w:ascii="Consolas" w:hAnsi="Consolas"/>
          <w:color w:val="8B2828"/>
          <w:sz w:val="19"/>
        </w:rPr>
        <w:t>computeVo2()</w:t>
      </w:r>
      <w:r>
        <w:t xml:space="preserve">, </w:t>
      </w:r>
      <w:r>
        <w:rPr>
          <w:rFonts w:ascii="Consolas" w:hAnsi="Consolas"/>
          <w:color w:val="8B2828"/>
          <w:sz w:val="19"/>
        </w:rPr>
        <w:t>src/model/vo2.ts:46</w:t>
      </w:r>
      <w:r>
        <w:t xml:space="preserve">). Feeding it measured speed and measured gradient instead of the prescribed target gives a live estimate immediately. It is blocked only by finding 1.1: the gradient is not recorded. Fix that and this becomes a few lines. Where the treadmill reports no gradient, fall back to the commanded value from </w:t>
      </w:r>
      <w:r>
        <w:rPr>
          <w:rFonts w:ascii="Consolas" w:hAnsi="Consolas"/>
          <w:color w:val="8B2828"/>
          <w:sz w:val="19"/>
        </w:rPr>
        <w:t>stepInclinePct()</w:t>
      </w:r>
      <w:r>
        <w:t>, and mark on screen which of the two is in use.</w:t>
      </w:r>
    </w:p>
    <w:p w14:paraId="04A2B5A4" w14:textId="77777777" w:rsidR="008C7A07" w:rsidRDefault="00000000">
      <w:r>
        <w:rPr>
          <w:b/>
        </w:rPr>
        <w:t>Bike.</w:t>
      </w:r>
      <w:r>
        <w:t xml:space="preserve"> No equivalent exists yet. The standard is the ACSM leg-ergometry regression, VO₂ in mL/kg/min = 7 + 10.8 × watts / body mass in kg. It is a population regression validated roughly between 50 and 200 W at 50 to 60 rpm, so at the top end of a lab step test it is being extrapolated. Say so on screen rather than in a footnote.</w:t>
      </w:r>
    </w:p>
    <w:p w14:paraId="711F04FB" w14:textId="77777777" w:rsidR="008C7A07" w:rsidRDefault="00000000">
      <w:pPr>
        <w:rPr>
          <w:ins w:id="30" w:author="Rikhard Mäki-Heikkilä" w:date="2026-08-13T13:21:00Z" w16du:dateUtc="2026-08-13T10:21:00Z"/>
        </w:rPr>
      </w:pPr>
      <w:r>
        <w:rPr>
          <w:b/>
        </w:rPr>
        <w:t>How to present it.</w:t>
      </w:r>
      <w:r>
        <w:t xml:space="preserve"> These are regressions, not measurements. A metabolic cart measures VO₂; this estimates it from mechanical work and a population mean efficiency, and it knows nothing about this particular athlete unless economy has been set. The tile should carry the method name, and should visibly change state when the input leaves the equation's validated range. If a measured VO₂max exists on the athlete record (</w:t>
      </w:r>
      <w:r>
        <w:rPr>
          <w:rFonts w:ascii="Consolas" w:hAnsi="Consolas"/>
          <w:color w:val="8B2828"/>
          <w:sz w:val="19"/>
        </w:rPr>
        <w:t>vo2maxMlKgMin</w:t>
      </w:r>
      <w:r>
        <w:t xml:space="preserve"> is already a field, and </w:t>
      </w:r>
      <w:r>
        <w:rPr>
          <w:rFonts w:ascii="Consolas" w:hAnsi="Consolas"/>
          <w:color w:val="8B2828"/>
          <w:sz w:val="19"/>
        </w:rPr>
        <w:t>pctOfVo2</w:t>
      </w:r>
      <w:proofErr w:type="gramStart"/>
      <w:r>
        <w:rPr>
          <w:rFonts w:ascii="Consolas" w:hAnsi="Consolas"/>
          <w:color w:val="8B2828"/>
          <w:sz w:val="19"/>
        </w:rPr>
        <w:t>max(</w:t>
      </w:r>
      <w:proofErr w:type="gramEnd"/>
      <w:r>
        <w:rPr>
          <w:rFonts w:ascii="Consolas" w:hAnsi="Consolas"/>
          <w:color w:val="8B2828"/>
          <w:sz w:val="19"/>
        </w:rPr>
        <w:t>)</w:t>
      </w:r>
      <w:r>
        <w:t xml:space="preserve"> already exists at </w:t>
      </w:r>
      <w:r>
        <w:rPr>
          <w:rFonts w:ascii="Consolas" w:hAnsi="Consolas"/>
          <w:color w:val="8B2828"/>
          <w:sz w:val="19"/>
        </w:rPr>
        <w:t>src/model/vo2.ts:127</w:t>
      </w:r>
      <w:r>
        <w:t>), showing the estimate as a percentage of it is more useful than the absolute number, and more honestly hedged.</w:t>
      </w:r>
    </w:p>
    <w:p w14:paraId="2BDD2E87" w14:textId="24ED94BF" w:rsidR="00075C0A" w:rsidRDefault="00075C0A">
      <w:ins w:id="31" w:author="Rikhard Mäki-Heikkilä" w:date="2026-08-13T13:21:00Z" w16du:dateUtc="2026-08-13T10:21:00Z">
        <w:r>
          <w:t>put them on the monitor and the ability to edit the on-screen dashboard on the variables.</w:t>
        </w:r>
      </w:ins>
    </w:p>
    <w:p w14:paraId="4E0EF80F" w14:textId="77777777" w:rsidR="008C7A07" w:rsidRDefault="00000000">
      <w:r>
        <w:rPr>
          <w:i/>
        </w:rPr>
        <w:t>What would falsify the estimate is a simultaneous cart measurement, and that comparison is worth running once on a few athletes before the number is trusted for anything beyond pacing. Until then it is a display aid, and the export should record it with its method identifier so a later analysis can discard it cleanly.</w:t>
      </w:r>
    </w:p>
    <w:p w14:paraId="2F4F406D" w14:textId="77777777" w:rsidR="008C7A07" w:rsidRDefault="00000000">
      <w:r>
        <w:br w:type="page"/>
      </w:r>
    </w:p>
    <w:p w14:paraId="0E675B6F" w14:textId="77777777" w:rsidR="008C7A07" w:rsidRDefault="00000000">
      <w:pPr>
        <w:pStyle w:val="Otsikko1"/>
      </w:pPr>
      <w:r>
        <w:lastRenderedPageBreak/>
        <w:t>3. Fifty suggestions</w:t>
      </w:r>
    </w:p>
    <w:p w14:paraId="2E2B6FE4" w14:textId="77777777" w:rsidR="008C7A07" w:rsidRDefault="00000000">
      <w:r>
        <w:rPr>
          <w:i/>
        </w:rPr>
        <w:t>Effort is S (under an hour), M (half a day), L (a day or more). Risk is the chance of breaking something that currently works. Where one suggestion unblocks another, it is noted.</w:t>
      </w:r>
    </w:p>
    <w:p w14:paraId="53704B01" w14:textId="77777777" w:rsidR="008C7A07" w:rsidRDefault="00000000">
      <w:pPr>
        <w:pStyle w:val="Otsikko2"/>
      </w:pPr>
      <w:r>
        <w:t>A. Recording and the data model</w:t>
      </w:r>
    </w:p>
    <w:p w14:paraId="15FA42A7" w14:textId="77777777" w:rsidR="008C7A07" w:rsidRDefault="00000000">
      <w:r>
        <w:rPr>
          <w:i/>
        </w:rPr>
        <w:t>Everything here is about values the app already has and silently drops. These are the cheapest wins in the document and several later suggestions depend on them.</w:t>
      </w:r>
    </w:p>
    <w:p w14:paraId="3CDBB99D" w14:textId="77777777" w:rsidR="008C7A07" w:rsidRDefault="00000000">
      <w:pPr>
        <w:pStyle w:val="Otsikko3"/>
      </w:pPr>
      <w:r>
        <w:t>1. Record the treadmill gradient into every sample</w:t>
      </w:r>
    </w:p>
    <w:p w14:paraId="546C97AC" w14:textId="77777777" w:rsidR="008C7A07" w:rsidRDefault="00000000">
      <w:r>
        <w:rPr>
          <w:b/>
        </w:rPr>
        <w:t xml:space="preserve">Problem. </w:t>
      </w:r>
      <w:r>
        <w:rPr>
          <w:rFonts w:ascii="Consolas" w:hAnsi="Consolas"/>
          <w:color w:val="8B2828"/>
          <w:sz w:val="19"/>
        </w:rPr>
        <w:t>inclinePct</w:t>
      </w:r>
      <w:r>
        <w:t xml:space="preserve"> is decoded once per second (</w:t>
      </w:r>
      <w:r>
        <w:rPr>
          <w:rFonts w:ascii="Consolas" w:hAnsi="Consolas"/>
          <w:color w:val="8B2828"/>
          <w:sz w:val="19"/>
        </w:rPr>
        <w:t>src/ble/parse.ts:217</w:t>
      </w:r>
      <w:r>
        <w:t>) and declared as a metric (</w:t>
      </w:r>
      <w:r>
        <w:rPr>
          <w:rFonts w:ascii="Consolas" w:hAnsi="Consolas"/>
          <w:color w:val="8B2828"/>
          <w:sz w:val="19"/>
        </w:rPr>
        <w:t>src/ble/types.ts:8</w:t>
      </w:r>
      <w:r>
        <w:t xml:space="preserve">), but </w:t>
      </w:r>
      <w:r>
        <w:rPr>
          <w:rFonts w:ascii="Consolas" w:hAnsi="Consolas"/>
          <w:color w:val="8B2828"/>
          <w:sz w:val="19"/>
        </w:rPr>
        <w:t>Sample</w:t>
      </w:r>
      <w:r>
        <w:t xml:space="preserve"> has no field for it and </w:t>
      </w:r>
      <w:r>
        <w:rPr>
          <w:rFonts w:ascii="Consolas" w:hAnsi="Consolas"/>
          <w:color w:val="8B2828"/>
          <w:sz w:val="19"/>
        </w:rPr>
        <w:t>TestRunner.record()</w:t>
      </w:r>
      <w:r>
        <w:t xml:space="preserve"> (</w:t>
      </w:r>
      <w:r>
        <w:rPr>
          <w:rFonts w:ascii="Consolas" w:hAnsi="Consolas"/>
          <w:color w:val="8B2828"/>
          <w:sz w:val="19"/>
        </w:rPr>
        <w:t>src/model/session.ts:381</w:t>
      </w:r>
      <w:r>
        <w:t>) never copies it. This is the root cause of the missing inclination in the run export.</w:t>
      </w:r>
    </w:p>
    <w:p w14:paraId="650380F1" w14:textId="77777777" w:rsidR="008C7A07" w:rsidRDefault="00000000">
      <w:r>
        <w:rPr>
          <w:b/>
        </w:rPr>
        <w:t xml:space="preserve">Fix. </w:t>
      </w:r>
      <w:r>
        <w:t xml:space="preserve">Add </w:t>
      </w:r>
      <w:r>
        <w:rPr>
          <w:rFonts w:ascii="Consolas" w:hAnsi="Consolas"/>
          <w:color w:val="8B2828"/>
          <w:sz w:val="19"/>
        </w:rPr>
        <w:t>inclinePct</w:t>
      </w:r>
      <w:r>
        <w:t xml:space="preserve"> to the </w:t>
      </w:r>
      <w:r>
        <w:rPr>
          <w:rFonts w:ascii="Consolas" w:hAnsi="Consolas"/>
          <w:color w:val="8B2828"/>
          <w:sz w:val="19"/>
        </w:rPr>
        <w:t>Sample</w:t>
      </w:r>
      <w:r>
        <w:t xml:space="preserve"> interface, copy it in </w:t>
      </w:r>
      <w:r>
        <w:rPr>
          <w:rFonts w:ascii="Consolas" w:hAnsi="Consolas"/>
          <w:color w:val="8B2828"/>
          <w:sz w:val="19"/>
        </w:rPr>
        <w:t>record()</w:t>
      </w:r>
      <w:r>
        <w:t xml:space="preserve">, and fall back to the commanded </w:t>
      </w:r>
      <w:r>
        <w:rPr>
          <w:rFonts w:ascii="Consolas" w:hAnsi="Consolas"/>
          <w:color w:val="8B2828"/>
          <w:sz w:val="19"/>
        </w:rPr>
        <w:t>stepInclinePct(step)</w:t>
      </w:r>
      <w:r>
        <w:t xml:space="preserve"> when the machine reports nothing. Record which of the two was used.</w:t>
      </w:r>
    </w:p>
    <w:p w14:paraId="52768720" w14:textId="4FDCE5DB" w:rsidR="008C7A07" w:rsidRDefault="00000000">
      <w:pPr>
        <w:spacing w:after="240"/>
        <w:rPr>
          <w:ins w:id="32" w:author="Rikhard Mäki-Heikkilä" w:date="2026-08-13T13:22:00Z" w16du:dateUtc="2026-08-13T10:22:00Z"/>
          <w:i/>
          <w:color w:val="666666"/>
          <w:sz w:val="18"/>
        </w:rPr>
      </w:pPr>
      <w:r>
        <w:rPr>
          <w:i/>
          <w:color w:val="666666"/>
          <w:sz w:val="18"/>
        </w:rPr>
        <w:t>Effort S · Risk low · unblocks 9, 11, 35</w:t>
      </w:r>
      <w:ins w:id="33" w:author="Rikhard Mäki-Heikkilä" w:date="2026-08-13T13:22:00Z" w16du:dateUtc="2026-08-13T10:22:00Z">
        <w:r w:rsidR="00075C0A">
          <w:rPr>
            <w:i/>
            <w:color w:val="666666"/>
            <w:sz w:val="18"/>
          </w:rPr>
          <w:t>,</w:t>
        </w:r>
      </w:ins>
    </w:p>
    <w:p w14:paraId="04CD50CB" w14:textId="5AD9D3F8" w:rsidR="00075C0A" w:rsidRDefault="00075C0A">
      <w:pPr>
        <w:spacing w:after="240"/>
      </w:pPr>
      <w:ins w:id="34" w:author="Rikhard Mäki-Heikkilä" w:date="2026-08-13T13:22:00Z" w16du:dateUtc="2026-08-13T10:22:00Z">
        <w:r>
          <w:rPr>
            <w:i/>
            <w:color w:val="666666"/>
            <w:sz w:val="18"/>
          </w:rPr>
          <w:t>yes. y means yes later.</w:t>
        </w:r>
      </w:ins>
    </w:p>
    <w:p w14:paraId="282AADD8" w14:textId="77777777" w:rsidR="008C7A07" w:rsidRDefault="00000000">
      <w:pPr>
        <w:pStyle w:val="Otsikko3"/>
      </w:pPr>
      <w:r>
        <w:t>2. Record machine distance instead of integrating speed</w:t>
      </w:r>
    </w:p>
    <w:p w14:paraId="085BFB6F" w14:textId="77777777" w:rsidR="008C7A07" w:rsidRDefault="00000000">
      <w:r>
        <w:rPr>
          <w:b/>
        </w:rPr>
        <w:t xml:space="preserve">Problem. </w:t>
      </w:r>
      <w:r>
        <w:rPr>
          <w:rFonts w:ascii="Consolas" w:hAnsi="Consolas"/>
          <w:color w:val="8B2828"/>
          <w:sz w:val="19"/>
        </w:rPr>
        <w:t>distanceM</w:t>
      </w:r>
      <w:r>
        <w:t xml:space="preserve"> is decoded from both the treadmill and the running pod and then discarded. The TCX writer integrates distance from speed instead (</w:t>
      </w:r>
      <w:r>
        <w:rPr>
          <w:rFonts w:ascii="Consolas" w:hAnsi="Consolas"/>
          <w:color w:val="8B2828"/>
          <w:sz w:val="19"/>
        </w:rPr>
        <w:t>src/model/export.ts</w:t>
      </w:r>
      <w:r>
        <w:t>), which accumulates error over a long test and disagrees with what the treadmill display shows the athlete.</w:t>
      </w:r>
    </w:p>
    <w:p w14:paraId="4BC97B22" w14:textId="77777777" w:rsidR="008C7A07" w:rsidRDefault="00000000">
      <w:r>
        <w:rPr>
          <w:b/>
        </w:rPr>
        <w:t xml:space="preserve">Fix. </w:t>
      </w:r>
      <w:r>
        <w:t xml:space="preserve">Add </w:t>
      </w:r>
      <w:r>
        <w:rPr>
          <w:rFonts w:ascii="Consolas" w:hAnsi="Consolas"/>
          <w:color w:val="8B2828"/>
          <w:sz w:val="19"/>
        </w:rPr>
        <w:t>distanceM</w:t>
      </w:r>
      <w:r>
        <w:t xml:space="preserve"> to </w:t>
      </w:r>
      <w:r>
        <w:rPr>
          <w:rFonts w:ascii="Consolas" w:hAnsi="Consolas"/>
          <w:color w:val="8B2828"/>
          <w:sz w:val="19"/>
        </w:rPr>
        <w:t>Sample</w:t>
      </w:r>
      <w:r>
        <w:t>, prefer the machine's own odometer, keep the integrated value as a fallback and record which was used.</w:t>
      </w:r>
    </w:p>
    <w:p w14:paraId="0B85AED5" w14:textId="77777777" w:rsidR="008C7A07" w:rsidRDefault="00000000">
      <w:pPr>
        <w:spacing w:after="240"/>
        <w:rPr>
          <w:ins w:id="35" w:author="Rikhard Mäki-Heikkilä" w:date="2026-08-13T13:22:00Z" w16du:dateUtc="2026-08-13T10:22:00Z"/>
          <w:i/>
          <w:color w:val="666666"/>
          <w:sz w:val="18"/>
        </w:rPr>
      </w:pPr>
      <w:r>
        <w:rPr>
          <w:i/>
          <w:color w:val="666666"/>
          <w:sz w:val="18"/>
        </w:rPr>
        <w:t>Effort S · Risk low · unblocks 11, 12</w:t>
      </w:r>
    </w:p>
    <w:p w14:paraId="4AC272DE" w14:textId="20BD99A6" w:rsidR="00075C0A" w:rsidRDefault="00075C0A">
      <w:pPr>
        <w:spacing w:after="240"/>
      </w:pPr>
      <w:ins w:id="36" w:author="Rikhard Mäki-Heikkilä" w:date="2026-08-13T13:22:00Z" w16du:dateUtc="2026-08-13T10:22:00Z">
        <w:r>
          <w:rPr>
            <w:i/>
            <w:color w:val="666666"/>
            <w:sz w:val="18"/>
          </w:rPr>
          <w:t>y</w:t>
        </w:r>
      </w:ins>
    </w:p>
    <w:p w14:paraId="2290CEF0" w14:textId="77777777" w:rsidR="008C7A07" w:rsidRDefault="00000000">
      <w:pPr>
        <w:pStyle w:val="Otsikko3"/>
      </w:pPr>
      <w:r>
        <w:t>3. Record trainer resistance level</w:t>
      </w:r>
    </w:p>
    <w:p w14:paraId="285F9173" w14:textId="77777777" w:rsidR="008C7A07" w:rsidRDefault="00000000">
      <w:r>
        <w:rPr>
          <w:b/>
        </w:rPr>
        <w:t xml:space="preserve">Problem. </w:t>
      </w:r>
      <w:r>
        <w:rPr>
          <w:rFonts w:ascii="Consolas" w:hAnsi="Consolas"/>
          <w:color w:val="8B2828"/>
          <w:sz w:val="19"/>
        </w:rPr>
        <w:t>resistance</w:t>
      </w:r>
      <w:r>
        <w:t xml:space="preserve"> is declared in </w:t>
      </w:r>
      <w:r>
        <w:rPr>
          <w:rFonts w:ascii="Consolas" w:hAnsi="Consolas"/>
          <w:color w:val="8B2828"/>
          <w:sz w:val="19"/>
        </w:rPr>
        <w:t>MetricKey</w:t>
      </w:r>
      <w:r>
        <w:t xml:space="preserve"> and arbitrated in </w:t>
      </w:r>
      <w:r>
        <w:rPr>
          <w:rFonts w:ascii="Consolas" w:hAnsi="Consolas"/>
          <w:color w:val="8B2828"/>
          <w:sz w:val="19"/>
        </w:rPr>
        <w:t>KIND_PRIORITY</w:t>
      </w:r>
      <w:r>
        <w:t xml:space="preserve"> but never stored. On a trainer that is not in ERG mode, resistance is the only record of what the athlete was actually working against.</w:t>
      </w:r>
    </w:p>
    <w:p w14:paraId="755BAE75" w14:textId="77777777" w:rsidR="008C7A07" w:rsidRDefault="00000000">
      <w:r>
        <w:rPr>
          <w:b/>
        </w:rPr>
        <w:t xml:space="preserve">Fix. </w:t>
      </w:r>
      <w:r>
        <w:t xml:space="preserve">Add </w:t>
      </w:r>
      <w:r>
        <w:rPr>
          <w:rFonts w:ascii="Consolas" w:hAnsi="Consolas"/>
          <w:color w:val="8B2828"/>
          <w:sz w:val="19"/>
        </w:rPr>
        <w:t>resistance</w:t>
      </w:r>
      <w:r>
        <w:t xml:space="preserve"> to </w:t>
      </w:r>
      <w:r>
        <w:rPr>
          <w:rFonts w:ascii="Consolas" w:hAnsi="Consolas"/>
          <w:color w:val="8B2828"/>
          <w:sz w:val="19"/>
        </w:rPr>
        <w:t>Sample</w:t>
      </w:r>
      <w:r>
        <w:t xml:space="preserve"> and to the CSV header.</w:t>
      </w:r>
    </w:p>
    <w:p w14:paraId="5940BBDC" w14:textId="77777777" w:rsidR="008C7A07" w:rsidRDefault="00000000">
      <w:pPr>
        <w:spacing w:after="240"/>
        <w:rPr>
          <w:ins w:id="37" w:author="Rikhard Mäki-Heikkilä" w:date="2026-08-13T13:22:00Z" w16du:dateUtc="2026-08-13T10:22:00Z"/>
          <w:i/>
          <w:color w:val="666666"/>
          <w:sz w:val="18"/>
        </w:rPr>
      </w:pPr>
      <w:r>
        <w:rPr>
          <w:i/>
          <w:color w:val="666666"/>
          <w:sz w:val="18"/>
        </w:rPr>
        <w:t>Effort S · Risk low</w:t>
      </w:r>
    </w:p>
    <w:p w14:paraId="0B824139" w14:textId="7CC4E6F2" w:rsidR="00075C0A" w:rsidRDefault="00075C0A">
      <w:pPr>
        <w:spacing w:after="240"/>
      </w:pPr>
      <w:ins w:id="38" w:author="Rikhard Mäki-Heikkilä" w:date="2026-08-13T13:22:00Z" w16du:dateUtc="2026-08-13T10:22:00Z">
        <w:r>
          <w:rPr>
            <w:i/>
            <w:color w:val="666666"/>
            <w:sz w:val="18"/>
          </w:rPr>
          <w:t>y</w:t>
        </w:r>
      </w:ins>
    </w:p>
    <w:p w14:paraId="2373BC6B" w14:textId="77777777" w:rsidR="008C7A07" w:rsidRDefault="00000000">
      <w:pPr>
        <w:pStyle w:val="Otsikko3"/>
      </w:pPr>
      <w:r>
        <w:t>4. Get running cadence onto the run screen and into the record</w:t>
      </w:r>
    </w:p>
    <w:p w14:paraId="2A101204" w14:textId="77777777" w:rsidR="008C7A07" w:rsidRDefault="00000000">
      <w:r>
        <w:rPr>
          <w:b/>
        </w:rPr>
        <w:t xml:space="preserve">Problem. </w:t>
      </w:r>
      <w:r>
        <w:t xml:space="preserve">The run export contains no cadence at all. Step rate is a standard treadmill test variable and the running-pod profile in </w:t>
      </w:r>
      <w:r>
        <w:rPr>
          <w:rFonts w:ascii="Consolas" w:hAnsi="Consolas"/>
          <w:color w:val="8B2828"/>
          <w:sz w:val="19"/>
        </w:rPr>
        <w:t>SENSOR_PROFILES</w:t>
      </w:r>
      <w:r>
        <w:t xml:space="preserve"> already declares it.</w:t>
      </w:r>
    </w:p>
    <w:p w14:paraId="458FDF52" w14:textId="77777777" w:rsidR="008C7A07" w:rsidRDefault="00000000">
      <w:r>
        <w:rPr>
          <w:b/>
        </w:rPr>
        <w:t xml:space="preserve">Fix. </w:t>
      </w:r>
      <w:r>
        <w:t xml:space="preserve">Confirm which source supplies cadence for a treadmill test (FTMS treadmill data does not carry it; a foot pod or the RSC profile does), surface it as spm on the dashboard, and label the unit by sport, which </w:t>
      </w:r>
      <w:r>
        <w:rPr>
          <w:rFonts w:ascii="Consolas" w:hAnsi="Consolas"/>
          <w:color w:val="8B2828"/>
          <w:sz w:val="19"/>
        </w:rPr>
        <w:t>Dashboard.tsx:128</w:t>
      </w:r>
      <w:r>
        <w:t xml:space="preserve"> already does.</w:t>
      </w:r>
    </w:p>
    <w:p w14:paraId="3B772BA6" w14:textId="77777777" w:rsidR="008C7A07" w:rsidRDefault="00000000">
      <w:pPr>
        <w:spacing w:after="240"/>
        <w:rPr>
          <w:ins w:id="39" w:author="Rikhard Mäki-Heikkilä" w:date="2026-08-13T13:22:00Z" w16du:dateUtc="2026-08-13T10:22:00Z"/>
          <w:i/>
          <w:color w:val="666666"/>
          <w:sz w:val="18"/>
        </w:rPr>
      </w:pPr>
      <w:r>
        <w:rPr>
          <w:i/>
          <w:color w:val="666666"/>
          <w:sz w:val="18"/>
        </w:rPr>
        <w:t>Effort S · Risk low</w:t>
      </w:r>
    </w:p>
    <w:p w14:paraId="228882A4" w14:textId="6A089116" w:rsidR="00075C0A" w:rsidRDefault="00075C0A">
      <w:pPr>
        <w:spacing w:after="240"/>
      </w:pPr>
      <w:ins w:id="40" w:author="Rikhard Mäki-Heikkilä" w:date="2026-08-13T13:22:00Z" w16du:dateUtc="2026-08-13T10:22:00Z">
        <w:r>
          <w:rPr>
            <w:i/>
            <w:color w:val="666666"/>
            <w:sz w:val="18"/>
          </w:rPr>
          <w:lastRenderedPageBreak/>
          <w:t>y</w:t>
        </w:r>
      </w:ins>
    </w:p>
    <w:p w14:paraId="65D2577E" w14:textId="77777777" w:rsidR="008C7A07" w:rsidRDefault="00000000">
      <w:pPr>
        <w:pStyle w:val="Otsikko3"/>
      </w:pPr>
      <w:r>
        <w:t>5. Record the commanded gradient beside the commanded speed</w:t>
      </w:r>
    </w:p>
    <w:p w14:paraId="517374F5" w14:textId="77777777" w:rsidR="008C7A07" w:rsidRDefault="00000000">
      <w:r>
        <w:rPr>
          <w:b/>
        </w:rPr>
        <w:t xml:space="preserve">Problem. </w:t>
      </w:r>
      <w:r>
        <w:rPr>
          <w:rFonts w:ascii="Consolas" w:hAnsi="Consolas"/>
          <w:color w:val="8B2828"/>
          <w:sz w:val="19"/>
        </w:rPr>
        <w:t>Sample</w:t>
      </w:r>
      <w:r>
        <w:t xml:space="preserve"> stores </w:t>
      </w:r>
      <w:r>
        <w:rPr>
          <w:rFonts w:ascii="Consolas" w:hAnsi="Consolas"/>
          <w:color w:val="8B2828"/>
          <w:sz w:val="19"/>
        </w:rPr>
        <w:t>targetPower</w:t>
      </w:r>
      <w:r>
        <w:t xml:space="preserve"> and </w:t>
      </w:r>
      <w:r>
        <w:rPr>
          <w:rFonts w:ascii="Consolas" w:hAnsi="Consolas"/>
          <w:color w:val="8B2828"/>
          <w:sz w:val="19"/>
        </w:rPr>
        <w:t>targetKph</w:t>
      </w:r>
      <w:r>
        <w:t xml:space="preserve"> but not the target gradient, even though the runner sends one to the machine (</w:t>
      </w:r>
      <w:r>
        <w:rPr>
          <w:rFonts w:ascii="Consolas" w:hAnsi="Consolas"/>
          <w:color w:val="8B2828"/>
          <w:sz w:val="19"/>
        </w:rPr>
        <w:t>applyTarget()</w:t>
      </w:r>
      <w:r>
        <w:t xml:space="preserve"> in </w:t>
      </w:r>
      <w:r>
        <w:rPr>
          <w:rFonts w:ascii="Consolas" w:hAnsi="Consolas"/>
          <w:color w:val="8B2828"/>
          <w:sz w:val="19"/>
        </w:rPr>
        <w:t>src/model/session.ts</w:t>
      </w:r>
      <w:r>
        <w:t xml:space="preserve"> calls </w:t>
      </w:r>
      <w:r>
        <w:rPr>
          <w:rFonts w:ascii="Consolas" w:hAnsi="Consolas"/>
          <w:color w:val="8B2828"/>
          <w:sz w:val="19"/>
        </w:rPr>
        <w:t>setTargetInclinePct</w:t>
      </w:r>
      <w:r>
        <w:t>). Commanded versus achieved gradient cannot be checked afterwards.</w:t>
      </w:r>
    </w:p>
    <w:p w14:paraId="555AC254" w14:textId="77777777" w:rsidR="008C7A07" w:rsidRDefault="00000000">
      <w:r>
        <w:rPr>
          <w:b/>
        </w:rPr>
        <w:t xml:space="preserve">Fix. </w:t>
      </w:r>
      <w:r>
        <w:t xml:space="preserve">Add </w:t>
      </w:r>
      <w:r>
        <w:rPr>
          <w:rFonts w:ascii="Consolas" w:hAnsi="Consolas"/>
          <w:color w:val="8B2828"/>
          <w:sz w:val="19"/>
        </w:rPr>
        <w:t>targetInclinePct</w:t>
      </w:r>
      <w:r>
        <w:t xml:space="preserve"> to </w:t>
      </w:r>
      <w:r>
        <w:rPr>
          <w:rFonts w:ascii="Consolas" w:hAnsi="Consolas"/>
          <w:color w:val="8B2828"/>
          <w:sz w:val="19"/>
        </w:rPr>
        <w:t>Sample</w:t>
      </w:r>
      <w:r>
        <w:t xml:space="preserve">, populated from </w:t>
      </w:r>
      <w:r>
        <w:rPr>
          <w:rFonts w:ascii="Consolas" w:hAnsi="Consolas"/>
          <w:color w:val="8B2828"/>
          <w:sz w:val="19"/>
        </w:rPr>
        <w:t>stepInclinePct()</w:t>
      </w:r>
      <w:r>
        <w:t>.</w:t>
      </w:r>
    </w:p>
    <w:p w14:paraId="15DDFCDD" w14:textId="77777777" w:rsidR="008C7A07" w:rsidRDefault="00000000">
      <w:pPr>
        <w:spacing w:after="240"/>
        <w:rPr>
          <w:ins w:id="41" w:author="Rikhard Mäki-Heikkilä" w:date="2026-08-13T13:22:00Z" w16du:dateUtc="2026-08-13T10:22:00Z"/>
          <w:i/>
          <w:color w:val="666666"/>
          <w:sz w:val="18"/>
        </w:rPr>
      </w:pPr>
      <w:r>
        <w:rPr>
          <w:i/>
          <w:color w:val="666666"/>
          <w:sz w:val="18"/>
        </w:rPr>
        <w:t>Effort S · Risk low</w:t>
      </w:r>
    </w:p>
    <w:p w14:paraId="495E7172" w14:textId="1BEC6286" w:rsidR="00075C0A" w:rsidRDefault="00075C0A">
      <w:pPr>
        <w:spacing w:after="240"/>
      </w:pPr>
      <w:ins w:id="42" w:author="Rikhard Mäki-Heikkilä" w:date="2026-08-13T13:22:00Z" w16du:dateUtc="2026-08-13T10:22:00Z">
        <w:r>
          <w:rPr>
            <w:i/>
            <w:color w:val="666666"/>
            <w:sz w:val="18"/>
          </w:rPr>
          <w:t>y</w:t>
        </w:r>
      </w:ins>
    </w:p>
    <w:p w14:paraId="003A76CB" w14:textId="77777777" w:rsidR="008C7A07" w:rsidRDefault="00000000">
      <w:pPr>
        <w:pStyle w:val="Otsikko3"/>
      </w:pPr>
      <w:r>
        <w:t>6. Record which device supplied each metric</w:t>
      </w:r>
    </w:p>
    <w:p w14:paraId="5DEBE851" w14:textId="77777777" w:rsidR="008C7A07" w:rsidRDefault="00000000">
      <w:r>
        <w:rPr>
          <w:b/>
        </w:rPr>
        <w:t xml:space="preserve">Problem. </w:t>
      </w:r>
      <w:r>
        <w:rPr>
          <w:rFonts w:ascii="Consolas" w:hAnsi="Consolas"/>
          <w:color w:val="8B2828"/>
          <w:sz w:val="19"/>
        </w:rPr>
        <w:t>SensorManager.sourceFor()</w:t>
      </w:r>
      <w:r>
        <w:t xml:space="preserve"> already resolves, second by second, which device owns each metric, and the arbitration can switch mid-test when a strap drops and the trainer's estimate takes over. Nothing records that this happened, so a heart rate trace can change source silently.</w:t>
      </w:r>
    </w:p>
    <w:p w14:paraId="3E3C4976" w14:textId="77777777" w:rsidR="008C7A07" w:rsidRDefault="00000000">
      <w:r>
        <w:rPr>
          <w:b/>
        </w:rPr>
        <w:t xml:space="preserve">Fix. </w:t>
      </w:r>
      <w:r>
        <w:t>Record a compact per-sample source map, or a journal event whenever the winning source for a metric changes. The second is far cheaper and probably sufficient.</w:t>
      </w:r>
    </w:p>
    <w:p w14:paraId="29DB1A85" w14:textId="77777777" w:rsidR="008C7A07" w:rsidRDefault="00000000">
      <w:pPr>
        <w:spacing w:after="240"/>
        <w:rPr>
          <w:ins w:id="43" w:author="Rikhard Mäki-Heikkilä" w:date="2026-08-13T13:22:00Z" w16du:dateUtc="2026-08-13T10:22:00Z"/>
          <w:i/>
          <w:color w:val="666666"/>
          <w:sz w:val="18"/>
        </w:rPr>
      </w:pPr>
      <w:r>
        <w:rPr>
          <w:i/>
          <w:color w:val="666666"/>
          <w:sz w:val="18"/>
        </w:rPr>
        <w:t>Effort M · Risk low · supports 48</w:t>
      </w:r>
    </w:p>
    <w:p w14:paraId="760943C7" w14:textId="62380B4E" w:rsidR="00075C0A" w:rsidRDefault="00075C0A">
      <w:pPr>
        <w:spacing w:after="240"/>
      </w:pPr>
      <w:ins w:id="44" w:author="Rikhard Mäki-Heikkilä" w:date="2026-08-13T13:22:00Z" w16du:dateUtc="2026-08-13T10:22:00Z">
        <w:r>
          <w:rPr>
            <w:i/>
            <w:color w:val="666666"/>
            <w:sz w:val="18"/>
          </w:rPr>
          <w:t>y</w:t>
        </w:r>
      </w:ins>
    </w:p>
    <w:p w14:paraId="5595344F" w14:textId="77777777" w:rsidR="008C7A07" w:rsidRDefault="00000000">
      <w:pPr>
        <w:pStyle w:val="Otsikko3"/>
      </w:pPr>
      <w:r>
        <w:t>7. Record RR intervals</w:t>
      </w:r>
    </w:p>
    <w:p w14:paraId="5804AC4A" w14:textId="77777777" w:rsidR="008C7A07" w:rsidRDefault="00000000">
      <w:r>
        <w:rPr>
          <w:b/>
        </w:rPr>
        <w:t xml:space="preserve">Problem. </w:t>
      </w:r>
      <w:r>
        <w:rPr>
          <w:rFonts w:ascii="Consolas" w:hAnsi="Consolas"/>
          <w:color w:val="8B2828"/>
          <w:sz w:val="19"/>
        </w:rPr>
        <w:t>SensorManager.read()</w:t>
      </w:r>
      <w:r>
        <w:t xml:space="preserve"> returns </w:t>
      </w:r>
      <w:r>
        <w:rPr>
          <w:rFonts w:ascii="Consolas" w:hAnsi="Consolas"/>
          <w:color w:val="8B2828"/>
          <w:sz w:val="19"/>
        </w:rPr>
        <w:t>rrIntervalsMs</w:t>
      </w:r>
      <w:r>
        <w:t xml:space="preserve"> when the strap sends them, and it is dropped on the floor at the recording boundary. Beat-to-beat data is not recoverable afterwards and costs nothing to keep.</w:t>
      </w:r>
    </w:p>
    <w:p w14:paraId="46527ACF" w14:textId="77777777" w:rsidR="008C7A07" w:rsidRDefault="00000000">
      <w:r>
        <w:rPr>
          <w:b/>
        </w:rPr>
        <w:t xml:space="preserve">Fix. </w:t>
      </w:r>
      <w:r>
        <w:t>Append RR intervals as their own journal record type rather than a sample field, since they do not arrive at 1 Hz.</w:t>
      </w:r>
    </w:p>
    <w:p w14:paraId="653E2E90" w14:textId="77777777" w:rsidR="008C7A07" w:rsidRDefault="00000000">
      <w:pPr>
        <w:spacing w:after="240"/>
        <w:rPr>
          <w:ins w:id="45" w:author="Rikhard Mäki-Heikkilä" w:date="2026-08-13T13:22:00Z" w16du:dateUtc="2026-08-13T10:22:00Z"/>
          <w:i/>
          <w:color w:val="666666"/>
          <w:sz w:val="18"/>
        </w:rPr>
      </w:pPr>
      <w:r>
        <w:rPr>
          <w:i/>
          <w:color w:val="666666"/>
          <w:sz w:val="18"/>
        </w:rPr>
        <w:t>Effort M · Risk low</w:t>
      </w:r>
    </w:p>
    <w:p w14:paraId="53CC3A64" w14:textId="25F2CA4E" w:rsidR="00075C0A" w:rsidRDefault="00075C0A">
      <w:pPr>
        <w:spacing w:after="240"/>
      </w:pPr>
      <w:ins w:id="46" w:author="Rikhard Mäki-Heikkilä" w:date="2026-08-13T13:22:00Z" w16du:dateUtc="2026-08-13T10:22:00Z">
        <w:r>
          <w:rPr>
            <w:i/>
            <w:color w:val="666666"/>
            <w:sz w:val="18"/>
          </w:rPr>
          <w:t>y</w:t>
        </w:r>
      </w:ins>
    </w:p>
    <w:p w14:paraId="1D8D4293" w14:textId="77777777" w:rsidR="008C7A07" w:rsidRDefault="00000000">
      <w:pPr>
        <w:pStyle w:val="Otsikko3"/>
      </w:pPr>
      <w:r>
        <w:t>8. Version the sample schema and decode forward-compatibly</w:t>
      </w:r>
    </w:p>
    <w:p w14:paraId="4F3FC955" w14:textId="77777777" w:rsidR="008C7A07" w:rsidRDefault="00000000">
      <w:r>
        <w:rPr>
          <w:b/>
        </w:rPr>
        <w:t xml:space="preserve">Problem. </w:t>
      </w:r>
      <w:r>
        <w:rPr>
          <w:rFonts w:ascii="Consolas" w:hAnsi="Consolas"/>
          <w:color w:val="8B2828"/>
          <w:sz w:val="19"/>
        </w:rPr>
        <w:t>JOURNAL_VERSION</w:t>
      </w:r>
      <w:r>
        <w:t xml:space="preserve"> exists, but adding fields to </w:t>
      </w:r>
      <w:r>
        <w:rPr>
          <w:rFonts w:ascii="Consolas" w:hAnsi="Consolas"/>
          <w:color w:val="8B2828"/>
          <w:sz w:val="19"/>
        </w:rPr>
        <w:t>Sample</w:t>
      </w:r>
      <w:r>
        <w:t xml:space="preserve"> (as several suggestions above do) means older journals and newer readers will coexist on the same machine. A reader that assumes today's shape will misread yesterday's file.</w:t>
      </w:r>
    </w:p>
    <w:p w14:paraId="5D1BAA1A" w14:textId="77777777" w:rsidR="008C7A07" w:rsidRDefault="00000000">
      <w:r>
        <w:rPr>
          <w:b/>
        </w:rPr>
        <w:t xml:space="preserve">Fix. </w:t>
      </w:r>
      <w:r>
        <w:t xml:space="preserve">Bump the version when </w:t>
      </w:r>
      <w:r>
        <w:rPr>
          <w:rFonts w:ascii="Consolas" w:hAnsi="Consolas"/>
          <w:color w:val="8B2828"/>
          <w:sz w:val="19"/>
        </w:rPr>
        <w:t>Sample</w:t>
      </w:r>
      <w:r>
        <w:t xml:space="preserve"> changes, and make the journal reader tolerant of unknown fields and of absent ones. Add a test that reads a fixture journal from the previous version.</w:t>
      </w:r>
    </w:p>
    <w:p w14:paraId="09599AB0" w14:textId="77777777" w:rsidR="008C7A07" w:rsidRDefault="00000000">
      <w:pPr>
        <w:spacing w:after="240"/>
        <w:rPr>
          <w:ins w:id="47" w:author="Rikhard Mäki-Heikkilä" w:date="2026-08-13T13:22:00Z" w16du:dateUtc="2026-08-13T10:22:00Z"/>
          <w:i/>
          <w:color w:val="666666"/>
          <w:sz w:val="18"/>
        </w:rPr>
      </w:pPr>
      <w:r>
        <w:rPr>
          <w:i/>
          <w:color w:val="666666"/>
          <w:sz w:val="18"/>
        </w:rPr>
        <w:t>Effort M · Risk medium · protects 1 to 7</w:t>
      </w:r>
    </w:p>
    <w:p w14:paraId="7F3BC95A" w14:textId="33A873BA" w:rsidR="00075C0A" w:rsidRDefault="00075C0A">
      <w:pPr>
        <w:spacing w:after="240"/>
      </w:pPr>
      <w:ins w:id="48" w:author="Rikhard Mäki-Heikkilä" w:date="2026-08-13T13:22:00Z" w16du:dateUtc="2026-08-13T10:22:00Z">
        <w:r>
          <w:rPr>
            <w:i/>
            <w:color w:val="666666"/>
            <w:sz w:val="18"/>
          </w:rPr>
          <w:t>y</w:t>
        </w:r>
      </w:ins>
    </w:p>
    <w:p w14:paraId="4D901359" w14:textId="77777777" w:rsidR="008C7A07" w:rsidRDefault="00000000">
      <w:pPr>
        <w:pStyle w:val="Otsikko2"/>
      </w:pPr>
      <w:r>
        <w:t>B. Export and file formats</w:t>
      </w:r>
    </w:p>
    <w:p w14:paraId="2B432D20" w14:textId="77777777" w:rsidR="008C7A07" w:rsidRDefault="00000000">
      <w:r>
        <w:rPr>
          <w:i/>
        </w:rPr>
        <w:t>Four defects in the current TCX, then the FIT and research-export questions from section 2.</w:t>
      </w:r>
    </w:p>
    <w:p w14:paraId="4B26FEC3" w14:textId="77777777" w:rsidR="008C7A07" w:rsidRDefault="00000000">
      <w:pPr>
        <w:pStyle w:val="Otsikko3"/>
      </w:pPr>
      <w:r>
        <w:lastRenderedPageBreak/>
        <w:t>9. Write the required Calories element</w:t>
      </w:r>
    </w:p>
    <w:p w14:paraId="32086C63" w14:textId="77777777" w:rsidR="008C7A07" w:rsidRDefault="00000000">
      <w:r>
        <w:rPr>
          <w:b/>
        </w:rPr>
        <w:t xml:space="preserve">Problem. </w:t>
      </w:r>
      <w:r>
        <w:rPr>
          <w:rFonts w:ascii="Consolas" w:hAnsi="Consolas"/>
          <w:color w:val="8B2828"/>
          <w:sz w:val="19"/>
        </w:rPr>
        <w:t>ActivityLap_t</w:t>
      </w:r>
      <w:r>
        <w:t xml:space="preserve"> requires </w:t>
      </w:r>
      <w:r>
        <w:rPr>
          <w:rFonts w:ascii="Consolas" w:hAnsi="Consolas"/>
          <w:color w:val="8B2828"/>
          <w:sz w:val="19"/>
        </w:rPr>
        <w:t>&lt;Calories&gt;</w:t>
      </w:r>
      <w:r>
        <w:t xml:space="preserve"> and </w:t>
      </w:r>
      <w:r>
        <w:rPr>
          <w:rFonts w:ascii="Consolas" w:hAnsi="Consolas"/>
          <w:color w:val="8B2828"/>
          <w:sz w:val="19"/>
        </w:rPr>
        <w:t>sessionToTcx()</w:t>
      </w:r>
      <w:r>
        <w:t xml:space="preserve"> never writes it, so both exports are schema-invalid and strict importers reject them (finding 1.3).</w:t>
      </w:r>
    </w:p>
    <w:p w14:paraId="0832DAE0" w14:textId="77777777" w:rsidR="008C7A07" w:rsidRDefault="00000000">
      <w:pPr>
        <w:rPr>
          <w:ins w:id="49" w:author="Rikhard Mäki-Heikkilä" w:date="2026-08-13T13:22:00Z" w16du:dateUtc="2026-08-13T10:22:00Z"/>
        </w:rPr>
      </w:pPr>
      <w:r>
        <w:rPr>
          <w:b/>
        </w:rPr>
        <w:t xml:space="preserve">Fix. </w:t>
      </w:r>
      <w:r>
        <w:t xml:space="preserve">Write it. </w:t>
      </w:r>
      <w:r>
        <w:rPr>
          <w:rFonts w:ascii="Consolas" w:hAnsi="Consolas"/>
          <w:color w:val="8B2828"/>
          <w:sz w:val="19"/>
        </w:rPr>
        <w:t>computeKcal()</w:t>
      </w:r>
      <w:r>
        <w:t xml:space="preserve"> (</w:t>
      </w:r>
      <w:r>
        <w:rPr>
          <w:rFonts w:ascii="Consolas" w:hAnsi="Consolas"/>
          <w:color w:val="8B2828"/>
          <w:sz w:val="19"/>
        </w:rPr>
        <w:t>src/model/vo2.ts:96</w:t>
      </w:r>
      <w:r>
        <w:t>) already computes energy cost from VO₂, body mass and duration; for bike, integrate work from power and apply a gross efficiency. Round to a whole number as the schema requires.</w:t>
      </w:r>
    </w:p>
    <w:p w14:paraId="3EEBB0D0" w14:textId="72EAE8BC" w:rsidR="00075C0A" w:rsidRDefault="00075C0A">
      <w:ins w:id="50" w:author="Rikhard Mäki-Heikkilä" w:date="2026-08-13T13:22:00Z" w16du:dateUtc="2026-08-13T10:22:00Z">
        <w:r>
          <w:t>y</w:t>
        </w:r>
      </w:ins>
    </w:p>
    <w:p w14:paraId="22036CBD" w14:textId="77777777" w:rsidR="008C7A07" w:rsidRDefault="00000000">
      <w:pPr>
        <w:spacing w:after="240"/>
      </w:pPr>
      <w:r>
        <w:rPr>
          <w:i/>
          <w:color w:val="666666"/>
          <w:sz w:val="18"/>
        </w:rPr>
        <w:t>Effort S · Risk low</w:t>
      </w:r>
    </w:p>
    <w:p w14:paraId="786F4C53" w14:textId="77777777" w:rsidR="008C7A07" w:rsidRDefault="00000000">
      <w:pPr>
        <w:pStyle w:val="Otsikko3"/>
      </w:pPr>
      <w:r>
        <w:t>10. Fix the TotalTimeSeconds off-by-one</w:t>
      </w:r>
    </w:p>
    <w:p w14:paraId="60CFF8CC" w14:textId="77777777" w:rsidR="008C7A07" w:rsidRDefault="00000000">
      <w:r>
        <w:rPr>
          <w:b/>
        </w:rPr>
        <w:t xml:space="preserve">Problem. </w:t>
      </w:r>
      <w:r>
        <w:t xml:space="preserve">899 s is declared over 900 sampled seconds because </w:t>
      </w:r>
      <w:r>
        <w:rPr>
          <w:rFonts w:ascii="Consolas" w:hAnsi="Consolas"/>
          <w:color w:val="8B2828"/>
          <w:sz w:val="19"/>
        </w:rPr>
        <w:t>totalSeconds</w:t>
      </w:r>
      <w:r>
        <w:t xml:space="preserve"> uses the last sample's </w:t>
      </w:r>
      <w:r>
        <w:rPr>
          <w:rFonts w:ascii="Consolas" w:hAnsi="Consolas"/>
          <w:color w:val="8B2828"/>
          <w:sz w:val="19"/>
        </w:rPr>
        <w:t>t</w:t>
      </w:r>
      <w:r>
        <w:t xml:space="preserve"> (</w:t>
      </w:r>
      <w:r>
        <w:rPr>
          <w:rFonts w:ascii="Consolas" w:hAnsi="Consolas"/>
          <w:color w:val="8B2828"/>
          <w:sz w:val="19"/>
        </w:rPr>
        <w:t>src/model/export.ts:124</w:t>
      </w:r>
      <w:r>
        <w:t>) and sampling starts at zero.</w:t>
      </w:r>
    </w:p>
    <w:p w14:paraId="2588927D" w14:textId="77777777" w:rsidR="008C7A07" w:rsidRDefault="00000000">
      <w:pPr>
        <w:rPr>
          <w:ins w:id="51" w:author="Rikhard Mäki-Heikkilä" w:date="2026-08-13T13:23:00Z" w16du:dateUtc="2026-08-13T10:23:00Z"/>
        </w:rPr>
      </w:pPr>
      <w:r>
        <w:rPr>
          <w:b/>
        </w:rPr>
        <w:t xml:space="preserve">Fix. </w:t>
      </w:r>
      <w:r>
        <w:t xml:space="preserve">Use the sample count, or the last </w:t>
      </w:r>
      <w:r>
        <w:rPr>
          <w:rFonts w:ascii="Consolas" w:hAnsi="Consolas"/>
          <w:color w:val="8B2828"/>
          <w:sz w:val="19"/>
        </w:rPr>
        <w:t>t</w:t>
      </w:r>
      <w:r>
        <w:t xml:space="preserve"> plus the sample interval. Add a test that asserts trackpoint count equals declared duration for a synthetic session.</w:t>
      </w:r>
    </w:p>
    <w:p w14:paraId="6159A6D8" w14:textId="007F9CE4" w:rsidR="00075C0A" w:rsidRDefault="00075C0A">
      <w:ins w:id="52" w:author="Rikhard Mäki-Heikkilä" w:date="2026-08-13T13:23:00Z" w16du:dateUtc="2026-08-13T10:23:00Z">
        <w:r>
          <w:t>y</w:t>
        </w:r>
      </w:ins>
    </w:p>
    <w:p w14:paraId="036879DD" w14:textId="77777777" w:rsidR="008C7A07" w:rsidRDefault="00000000">
      <w:pPr>
        <w:spacing w:after="240"/>
      </w:pPr>
      <w:r>
        <w:rPr>
          <w:i/>
          <w:color w:val="666666"/>
          <w:sz w:val="18"/>
        </w:rPr>
        <w:t>Effort S · Risk low</w:t>
      </w:r>
    </w:p>
    <w:p w14:paraId="5A17CC74" w14:textId="77777777" w:rsidR="008C7A07" w:rsidRDefault="00000000">
      <w:pPr>
        <w:pStyle w:val="Otsikko3"/>
      </w:pPr>
      <w:r>
        <w:t>11. Carry the gradient into TCX as integrated altitude</w:t>
      </w:r>
    </w:p>
    <w:p w14:paraId="5E0B6EAE" w14:textId="77777777" w:rsidR="008C7A07" w:rsidRDefault="00000000">
      <w:r>
        <w:rPr>
          <w:b/>
        </w:rPr>
        <w:t xml:space="preserve">Problem. </w:t>
      </w:r>
      <w:r>
        <w:t xml:space="preserve">TCX has no gradient field (finding 1.2). The only way to get a treadmill gradient into a TCX file is </w:t>
      </w:r>
      <w:r>
        <w:rPr>
          <w:rFonts w:ascii="Consolas" w:hAnsi="Consolas"/>
          <w:color w:val="8B2828"/>
          <w:sz w:val="19"/>
        </w:rPr>
        <w:t>&lt;AltitudeMeters&gt;</w:t>
      </w:r>
      <w:r>
        <w:t xml:space="preserve"> accumulated over distance.</w:t>
      </w:r>
    </w:p>
    <w:p w14:paraId="77A202AB" w14:textId="77777777" w:rsidR="008C7A07" w:rsidRDefault="00000000">
      <w:r>
        <w:rPr>
          <w:b/>
        </w:rPr>
        <w:t xml:space="preserve">Fix. </w:t>
      </w:r>
      <w:r>
        <w:t xml:space="preserve">Integrate vertical metres per second using the recorded gradient and distance step, reusing </w:t>
      </w:r>
      <w:r>
        <w:rPr>
          <w:rFonts w:ascii="Consolas" w:hAnsi="Consolas"/>
          <w:color w:val="8B2828"/>
          <w:sz w:val="19"/>
        </w:rPr>
        <w:t>computeElevation()</w:t>
      </w:r>
      <w:r>
        <w:t xml:space="preserve"> (</w:t>
      </w:r>
      <w:r>
        <w:rPr>
          <w:rFonts w:ascii="Consolas" w:hAnsi="Consolas"/>
          <w:color w:val="8B2828"/>
          <w:sz w:val="19"/>
        </w:rPr>
        <w:t>src/model/vo2.ts:100</w:t>
      </w:r>
      <w:r>
        <w:t xml:space="preserve">), and emit </w:t>
      </w:r>
      <w:r>
        <w:rPr>
          <w:rFonts w:ascii="Consolas" w:hAnsi="Consolas"/>
          <w:color w:val="8B2828"/>
          <w:sz w:val="19"/>
        </w:rPr>
        <w:t>&lt;AltitudeMeters&gt;</w:t>
      </w:r>
      <w:r>
        <w:t xml:space="preserve"> per trackpoint. Depends on suggestion 1.</w:t>
      </w:r>
    </w:p>
    <w:p w14:paraId="1D4D44D2" w14:textId="77777777" w:rsidR="008C7A07" w:rsidRDefault="00000000">
      <w:pPr>
        <w:spacing w:after="240"/>
        <w:rPr>
          <w:ins w:id="53" w:author="Rikhard Mäki-Heikkilä" w:date="2026-08-13T13:23:00Z" w16du:dateUtc="2026-08-13T10:23:00Z"/>
          <w:i/>
          <w:color w:val="666666"/>
          <w:sz w:val="18"/>
        </w:rPr>
      </w:pPr>
      <w:r>
        <w:rPr>
          <w:i/>
          <w:color w:val="666666"/>
          <w:sz w:val="18"/>
        </w:rPr>
        <w:t>Effort M · Risk low · depends on 1, 2</w:t>
      </w:r>
    </w:p>
    <w:p w14:paraId="602B10DE" w14:textId="34A6D3D9" w:rsidR="00075C0A" w:rsidRDefault="00075C0A">
      <w:pPr>
        <w:spacing w:after="240"/>
      </w:pPr>
      <w:ins w:id="54" w:author="Rikhard Mäki-Heikkilä" w:date="2026-08-13T13:23:00Z" w16du:dateUtc="2026-08-13T10:23:00Z">
        <w:r>
          <w:rPr>
            <w:i/>
            <w:color w:val="666666"/>
            <w:sz w:val="18"/>
          </w:rPr>
          <w:t xml:space="preserve">skip </w:t>
        </w:r>
        <w:proofErr w:type="spellStart"/>
        <w:r>
          <w:rPr>
            <w:i/>
            <w:color w:val="666666"/>
            <w:sz w:val="18"/>
          </w:rPr>
          <w:t>tcx</w:t>
        </w:r>
        <w:proofErr w:type="spellEnd"/>
        <w:r>
          <w:rPr>
            <w:i/>
            <w:color w:val="666666"/>
            <w:sz w:val="18"/>
          </w:rPr>
          <w:t xml:space="preserve"> and adapt to fit</w:t>
        </w:r>
      </w:ins>
    </w:p>
    <w:p w14:paraId="3855F8F1" w14:textId="77777777" w:rsidR="008C7A07" w:rsidRDefault="00000000">
      <w:pPr>
        <w:pStyle w:val="Otsikko3"/>
      </w:pPr>
      <w:r>
        <w:t>12. Emit one TCX lap per protocol step</w:t>
      </w:r>
    </w:p>
    <w:p w14:paraId="553C086C" w14:textId="77777777" w:rsidR="008C7A07" w:rsidRDefault="00000000">
      <w:r>
        <w:rPr>
          <w:b/>
        </w:rPr>
        <w:t xml:space="preserve">Problem. </w:t>
      </w:r>
      <w:r>
        <w:t xml:space="preserve">Both exports collapse the entire session into one </w:t>
      </w:r>
      <w:r>
        <w:rPr>
          <w:rFonts w:ascii="Consolas" w:hAnsi="Consolas"/>
          <w:color w:val="8B2828"/>
          <w:sz w:val="19"/>
        </w:rPr>
        <w:t>&lt;Lap&gt;</w:t>
      </w:r>
      <w:r>
        <w:t xml:space="preserve"> (finding 1.4), discarding the step structure that is the whole point of a lab protocol. Every sample already carries </w:t>
      </w:r>
      <w:r>
        <w:rPr>
          <w:rFonts w:ascii="Consolas" w:hAnsi="Consolas"/>
          <w:color w:val="8B2828"/>
          <w:sz w:val="19"/>
        </w:rPr>
        <w:t>stepIndex</w:t>
      </w:r>
      <w:r>
        <w:t>.</w:t>
      </w:r>
    </w:p>
    <w:p w14:paraId="7B1BED06" w14:textId="77777777" w:rsidR="008C7A07" w:rsidRDefault="00000000">
      <w:r>
        <w:rPr>
          <w:b/>
        </w:rPr>
        <w:t xml:space="preserve">Fix. </w:t>
      </w:r>
      <w:r>
        <w:t xml:space="preserve">Group trackpoints by </w:t>
      </w:r>
      <w:r>
        <w:rPr>
          <w:rFonts w:ascii="Consolas" w:hAnsi="Consolas"/>
          <w:color w:val="8B2828"/>
          <w:sz w:val="19"/>
        </w:rPr>
        <w:t>stepIndex</w:t>
      </w:r>
      <w:r>
        <w:t xml:space="preserve"> and emit a lap per step. </w:t>
      </w:r>
      <w:r>
        <w:rPr>
          <w:rFonts w:ascii="Consolas" w:hAnsi="Consolas"/>
          <w:color w:val="8B2828"/>
          <w:sz w:val="19"/>
        </w:rPr>
        <w:t>lapsFromSamples()</w:t>
      </w:r>
      <w:r>
        <w:t xml:space="preserve"> (</w:t>
      </w:r>
      <w:r>
        <w:rPr>
          <w:rFonts w:ascii="Consolas" w:hAnsi="Consolas"/>
          <w:color w:val="8B2828"/>
          <w:sz w:val="19"/>
        </w:rPr>
        <w:t>src/model/session.ts</w:t>
      </w:r>
      <w:r>
        <w:t>) already computes the per-step summary the lap header needs, so this is mostly plumbing.</w:t>
      </w:r>
    </w:p>
    <w:p w14:paraId="7960FE8E" w14:textId="77777777" w:rsidR="008C7A07" w:rsidRDefault="00000000">
      <w:pPr>
        <w:spacing w:after="240"/>
      </w:pPr>
      <w:r>
        <w:rPr>
          <w:i/>
          <w:color w:val="666666"/>
          <w:sz w:val="18"/>
        </w:rPr>
        <w:t>Effort M · Risk medium · the highest-value TCX fix</w:t>
      </w:r>
    </w:p>
    <w:p w14:paraId="191285B3" w14:textId="77777777" w:rsidR="008C7A07" w:rsidRDefault="00000000">
      <w:pPr>
        <w:pStyle w:val="Otsikko3"/>
      </w:pPr>
      <w:r>
        <w:t>13. Fill in the lap summary fields</w:t>
      </w:r>
    </w:p>
    <w:p w14:paraId="769FDE18" w14:textId="77777777" w:rsidR="008C7A07" w:rsidRDefault="00000000">
      <w:r>
        <w:rPr>
          <w:b/>
        </w:rPr>
        <w:t xml:space="preserve">Problem. </w:t>
      </w:r>
      <w:r>
        <w:rPr>
          <w:rFonts w:ascii="Consolas" w:hAnsi="Consolas"/>
          <w:color w:val="8B2828"/>
          <w:sz w:val="19"/>
        </w:rPr>
        <w:t>AverageHeartRateBpm</w:t>
      </w:r>
      <w:r>
        <w:t xml:space="preserve">, </w:t>
      </w:r>
      <w:r>
        <w:rPr>
          <w:rFonts w:ascii="Consolas" w:hAnsi="Consolas"/>
          <w:color w:val="8B2828"/>
          <w:sz w:val="19"/>
        </w:rPr>
        <w:t>MaximumHeartRateBpm</w:t>
      </w:r>
      <w:r>
        <w:t xml:space="preserve"> and </w:t>
      </w:r>
      <w:r>
        <w:rPr>
          <w:rFonts w:ascii="Consolas" w:hAnsi="Consolas"/>
          <w:color w:val="8B2828"/>
          <w:sz w:val="19"/>
        </w:rPr>
        <w:t>MaximumSpeed</w:t>
      </w:r>
      <w:r>
        <w:t xml:space="preserve"> are absent. Importers recompute them, sometimes differently from how the lab would.</w:t>
      </w:r>
    </w:p>
    <w:p w14:paraId="6E183627" w14:textId="77777777" w:rsidR="008C7A07" w:rsidRDefault="00000000">
      <w:r>
        <w:rPr>
          <w:b/>
        </w:rPr>
        <w:t xml:space="preserve">Fix. </w:t>
      </w:r>
      <w:r>
        <w:t xml:space="preserve">Write them from the </w:t>
      </w:r>
      <w:r>
        <w:rPr>
          <w:rFonts w:ascii="Consolas" w:hAnsi="Consolas"/>
          <w:color w:val="8B2828"/>
          <w:sz w:val="19"/>
        </w:rPr>
        <w:t>Lap</w:t>
      </w:r>
      <w:r>
        <w:t xml:space="preserve"> objects that already exist. Combine with suggestion 12.</w:t>
      </w:r>
    </w:p>
    <w:p w14:paraId="31E2648A" w14:textId="77777777" w:rsidR="008C7A07" w:rsidRDefault="00000000">
      <w:pPr>
        <w:spacing w:after="240"/>
      </w:pPr>
      <w:r>
        <w:rPr>
          <w:i/>
          <w:color w:val="666666"/>
          <w:sz w:val="18"/>
        </w:rPr>
        <w:t>Effort S · Risk low</w:t>
      </w:r>
    </w:p>
    <w:p w14:paraId="5537CB09" w14:textId="77777777" w:rsidR="008C7A07" w:rsidRDefault="00000000">
      <w:pPr>
        <w:pStyle w:val="Otsikko3"/>
      </w:pPr>
      <w:r>
        <w:lastRenderedPageBreak/>
        <w:t>14. Use RunCadence for running, Cadence for cycling</w:t>
      </w:r>
    </w:p>
    <w:p w14:paraId="58750E5B" w14:textId="77777777" w:rsidR="008C7A07" w:rsidRDefault="00000000">
      <w:r>
        <w:rPr>
          <w:b/>
        </w:rPr>
        <w:t xml:space="preserve">Problem. </w:t>
      </w:r>
      <w:r>
        <w:t xml:space="preserve">The writer emits the bare </w:t>
      </w:r>
      <w:r>
        <w:rPr>
          <w:rFonts w:ascii="Consolas" w:hAnsi="Consolas"/>
          <w:color w:val="8B2828"/>
          <w:sz w:val="19"/>
        </w:rPr>
        <w:t>&lt;Cadence&gt;</w:t>
      </w:r>
      <w:r>
        <w:t xml:space="preserve"> element regardless of sport, but TCX defines that as crank cadence; running cadence belongs in </w:t>
      </w:r>
      <w:r>
        <w:rPr>
          <w:rFonts w:ascii="Consolas" w:hAnsi="Consolas"/>
          <w:color w:val="8B2828"/>
          <w:sz w:val="19"/>
        </w:rPr>
        <w:t>ns3:RunCadence</w:t>
      </w:r>
      <w:r>
        <w:t xml:space="preserve"> inside the </w:t>
      </w:r>
      <w:r>
        <w:rPr>
          <w:rFonts w:ascii="Consolas" w:hAnsi="Consolas"/>
          <w:color w:val="8B2828"/>
          <w:sz w:val="19"/>
        </w:rPr>
        <w:t>TPX</w:t>
      </w:r>
      <w:r>
        <w:t xml:space="preserve"> extension (finding 1.6). A reader would currently interpret step rate as pedal revolutions.</w:t>
      </w:r>
    </w:p>
    <w:p w14:paraId="1DB49D17" w14:textId="77777777" w:rsidR="008C7A07" w:rsidRDefault="00000000">
      <w:r>
        <w:rPr>
          <w:b/>
        </w:rPr>
        <w:t xml:space="preserve">Fix. </w:t>
      </w:r>
      <w:r>
        <w:t xml:space="preserve">Branch on </w:t>
      </w:r>
      <w:r>
        <w:rPr>
          <w:rFonts w:ascii="Consolas" w:hAnsi="Consolas"/>
          <w:color w:val="8B2828"/>
          <w:sz w:val="19"/>
        </w:rPr>
        <w:t>session.sport</w:t>
      </w:r>
      <w:r>
        <w:t xml:space="preserve">, which </w:t>
      </w:r>
      <w:r>
        <w:rPr>
          <w:rFonts w:ascii="Consolas" w:hAnsi="Consolas"/>
          <w:color w:val="8B2828"/>
          <w:sz w:val="19"/>
        </w:rPr>
        <w:t>sessionToTcx</w:t>
      </w:r>
      <w:r>
        <w:t xml:space="preserve"> already reads to set the Sport attribute.</w:t>
      </w:r>
    </w:p>
    <w:p w14:paraId="34FB41A4" w14:textId="77777777" w:rsidR="008C7A07" w:rsidRDefault="00000000">
      <w:pPr>
        <w:spacing w:after="240"/>
      </w:pPr>
      <w:r>
        <w:rPr>
          <w:i/>
          <w:color w:val="666666"/>
          <w:sz w:val="18"/>
        </w:rPr>
        <w:t>Effort S · Risk low</w:t>
      </w:r>
    </w:p>
    <w:p w14:paraId="2611F298" w14:textId="77777777" w:rsidR="008C7A07" w:rsidRDefault="00000000">
      <w:pPr>
        <w:pStyle w:val="Otsikko3"/>
      </w:pPr>
      <w:r>
        <w:t>15. Add Creator and Author blocks</w:t>
      </w:r>
    </w:p>
    <w:p w14:paraId="199465AC" w14:textId="77777777" w:rsidR="008C7A07" w:rsidRDefault="00000000">
      <w:r>
        <w:rPr>
          <w:b/>
        </w:rPr>
        <w:t xml:space="preserve">Problem. </w:t>
      </w:r>
      <w:r>
        <w:t>Nothing in the exported file records which application, which version and which machine produced it. For a research artefact that is a provenance gap, and for a support question it means guessing.</w:t>
      </w:r>
    </w:p>
    <w:p w14:paraId="6D0D30A7" w14:textId="77777777" w:rsidR="008C7A07" w:rsidRDefault="00000000">
      <w:r>
        <w:rPr>
          <w:b/>
        </w:rPr>
        <w:t xml:space="preserve">Fix. </w:t>
      </w:r>
      <w:r>
        <w:t xml:space="preserve">Emit </w:t>
      </w:r>
      <w:r>
        <w:rPr>
          <w:rFonts w:ascii="Consolas" w:hAnsi="Consolas"/>
          <w:color w:val="8B2828"/>
          <w:sz w:val="19"/>
        </w:rPr>
        <w:t>&lt;Creator&gt;</w:t>
      </w:r>
      <w:r>
        <w:t xml:space="preserve"> with the app name and version and </w:t>
      </w:r>
      <w:r>
        <w:rPr>
          <w:rFonts w:ascii="Consolas" w:hAnsi="Consolas"/>
          <w:color w:val="8B2828"/>
          <w:sz w:val="19"/>
        </w:rPr>
        <w:t>&lt;Author&gt;</w:t>
      </w:r>
      <w:r>
        <w:t xml:space="preserve"> with the build identifier. Pull the version from </w:t>
      </w:r>
      <w:r>
        <w:rPr>
          <w:rFonts w:ascii="Consolas" w:hAnsi="Consolas"/>
          <w:color w:val="8B2828"/>
          <w:sz w:val="19"/>
        </w:rPr>
        <w:t>package.json</w:t>
      </w:r>
      <w:r>
        <w:t xml:space="preserve"> at build time.</w:t>
      </w:r>
    </w:p>
    <w:p w14:paraId="2E106736" w14:textId="77777777" w:rsidR="008C7A07" w:rsidRDefault="00000000">
      <w:pPr>
        <w:spacing w:after="240"/>
      </w:pPr>
      <w:r>
        <w:rPr>
          <w:i/>
          <w:color w:val="666666"/>
          <w:sz w:val="18"/>
        </w:rPr>
        <w:t>Effort S · Risk low · supports 50</w:t>
      </w:r>
    </w:p>
    <w:p w14:paraId="465455B6" w14:textId="77777777" w:rsidR="008C7A07" w:rsidRDefault="00000000">
      <w:pPr>
        <w:pStyle w:val="Otsikko3"/>
      </w:pPr>
      <w:r>
        <w:t>16. Validate exports against the TCX schema in a test</w:t>
      </w:r>
    </w:p>
    <w:p w14:paraId="2C6911D1" w14:textId="77777777" w:rsidR="008C7A07" w:rsidRDefault="00000000">
      <w:r>
        <w:rPr>
          <w:b/>
        </w:rPr>
        <w:t xml:space="preserve">Problem. </w:t>
      </w:r>
      <w:r>
        <w:t>All four defects above are the kind that pass code review and fail silently at the importer. The existing test suite covers parsing and the journal thoroughly but does not check that a written file is valid.</w:t>
      </w:r>
    </w:p>
    <w:p w14:paraId="55DD4B94" w14:textId="77777777" w:rsidR="008C7A07" w:rsidRDefault="00000000">
      <w:r>
        <w:rPr>
          <w:b/>
        </w:rPr>
        <w:t xml:space="preserve">Fix. </w:t>
      </w:r>
      <w:r>
        <w:t>Add a test that validates generated TCX against the Garmin XSD, with the schema vendored into the repo so the test does not need a network.</w:t>
      </w:r>
    </w:p>
    <w:p w14:paraId="25A93FA3" w14:textId="77777777" w:rsidR="008C7A07" w:rsidRDefault="00000000">
      <w:pPr>
        <w:spacing w:after="240"/>
      </w:pPr>
      <w:r>
        <w:rPr>
          <w:i/>
          <w:color w:val="666666"/>
          <w:sz w:val="18"/>
        </w:rPr>
        <w:t>Effort M · Risk low · locks in 9 to 15</w:t>
      </w:r>
    </w:p>
    <w:p w14:paraId="68FB2601" w14:textId="77777777" w:rsidR="008C7A07" w:rsidRDefault="00000000">
      <w:pPr>
        <w:pStyle w:val="Otsikko3"/>
      </w:pPr>
      <w:r>
        <w:t>17. Write a FIT export with developer data fields</w:t>
      </w:r>
    </w:p>
    <w:p w14:paraId="05EDF3BF" w14:textId="77777777" w:rsidR="008C7A07" w:rsidRDefault="00000000">
      <w:r>
        <w:rPr>
          <w:b/>
        </w:rPr>
        <w:t xml:space="preserve">Problem. </w:t>
      </w:r>
      <w:r>
        <w:t xml:space="preserve">TCX cannot carry lactate, RPE, the commanded target, CORE temperature, an estimated VO₂ or a CO₂ reading (finding 1.7). FIT can, through developer data fields, and it has a real </w:t>
      </w:r>
      <w:r>
        <w:rPr>
          <w:rFonts w:ascii="Consolas" w:hAnsi="Consolas"/>
          <w:color w:val="8B2828"/>
          <w:sz w:val="19"/>
        </w:rPr>
        <w:t>grade</w:t>
      </w:r>
      <w:r>
        <w:t xml:space="preserve"> field, real lap messages and a session summary. See section 2.1 for the full argument and the cost.</w:t>
      </w:r>
    </w:p>
    <w:p w14:paraId="14AC91C6" w14:textId="77777777" w:rsidR="008C7A07" w:rsidRDefault="00000000">
      <w:r>
        <w:rPr>
          <w:b/>
        </w:rPr>
        <w:t xml:space="preserve">Fix. </w:t>
      </w:r>
      <w:r>
        <w:t xml:space="preserve">Implement a self-contained FIT encoder in </w:t>
      </w:r>
      <w:r>
        <w:rPr>
          <w:rFonts w:ascii="Consolas" w:hAnsi="Consolas"/>
          <w:color w:val="8B2828"/>
          <w:sz w:val="19"/>
        </w:rPr>
        <w:t>src/model/</w:t>
      </w:r>
      <w:r>
        <w:t>: file header, definition and data messages, developer field descriptions, CRC-16. Test by round-tripping through an existing decoder. Keep TCX as-is; this is an addition.</w:t>
      </w:r>
    </w:p>
    <w:p w14:paraId="3B6112ED" w14:textId="77777777" w:rsidR="008C7A07" w:rsidRDefault="00000000">
      <w:pPr>
        <w:spacing w:after="240"/>
      </w:pPr>
      <w:r>
        <w:rPr>
          <w:i/>
          <w:color w:val="666666"/>
          <w:sz w:val="18"/>
        </w:rPr>
        <w:t>Effort L · Risk medium · the largest item in this document</w:t>
      </w:r>
    </w:p>
    <w:p w14:paraId="161FD834" w14:textId="77777777" w:rsidR="008C7A07" w:rsidRDefault="00000000">
      <w:pPr>
        <w:pStyle w:val="Otsikko2"/>
      </w:pPr>
      <w:r>
        <w:t>C. Stability and never losing a session</w:t>
      </w:r>
    </w:p>
    <w:p w14:paraId="5EB60F04" w14:textId="77777777" w:rsidR="008C7A07" w:rsidRDefault="00000000">
      <w:r>
        <w:rPr>
          <w:i/>
        </w:rPr>
        <w:t>The recording layer is already the most robust part of this app. Everything here is about the layers around it, which are not.</w:t>
      </w:r>
    </w:p>
    <w:p w14:paraId="096AFB47" w14:textId="77777777" w:rsidR="008C7A07" w:rsidRDefault="00000000">
      <w:pPr>
        <w:pStyle w:val="Otsikko3"/>
      </w:pPr>
      <w:r>
        <w:t>18. Stop Cmd+Q from bypassing the recording guard</w:t>
      </w:r>
    </w:p>
    <w:p w14:paraId="683678B4" w14:textId="77777777" w:rsidR="008C7A07" w:rsidRDefault="00000000">
      <w:r>
        <w:rPr>
          <w:b/>
        </w:rPr>
        <w:t xml:space="preserve">Problem. </w:t>
      </w:r>
      <w:r>
        <w:rPr>
          <w:rFonts w:ascii="Consolas" w:hAnsi="Consolas"/>
          <w:color w:val="8B2828"/>
          <w:sz w:val="19"/>
        </w:rPr>
        <w:t>app.on('before-quit')</w:t>
      </w:r>
      <w:r>
        <w:t xml:space="preserve"> clears </w:t>
      </w:r>
      <w:r>
        <w:rPr>
          <w:rFonts w:ascii="Consolas" w:hAnsi="Consolas"/>
          <w:color w:val="8B2828"/>
          <w:sz w:val="19"/>
        </w:rPr>
        <w:t>active</w:t>
      </w:r>
      <w:r>
        <w:t xml:space="preserve"> before any window close event fires, so the guard at </w:t>
      </w:r>
      <w:r>
        <w:rPr>
          <w:rFonts w:ascii="Consolas" w:hAnsi="Consolas"/>
          <w:color w:val="8B2828"/>
          <w:sz w:val="19"/>
        </w:rPr>
        <w:t>electron/main.ts:142</w:t>
      </w:r>
      <w:r>
        <w:t xml:space="preserve"> never sees an active session and the warning never appears (finding 1.8). The most common way to quit a Mac app is the one route with no confirmation.</w:t>
      </w:r>
    </w:p>
    <w:p w14:paraId="0CC18E26" w14:textId="77777777" w:rsidR="008C7A07" w:rsidRDefault="00000000">
      <w:r>
        <w:rPr>
          <w:b/>
        </w:rPr>
        <w:t xml:space="preserve">Fix. </w:t>
      </w:r>
      <w:r>
        <w:t xml:space="preserve">Move the confirmation into a </w:t>
      </w:r>
      <w:r>
        <w:rPr>
          <w:rFonts w:ascii="Consolas" w:hAnsi="Consolas"/>
          <w:color w:val="8B2828"/>
          <w:sz w:val="19"/>
        </w:rPr>
        <w:t>before-quit</w:t>
      </w:r>
      <w:r>
        <w:t xml:space="preserve"> handler that calls </w:t>
      </w:r>
      <w:r>
        <w:rPr>
          <w:rFonts w:ascii="Consolas" w:hAnsi="Consolas"/>
          <w:color w:val="8B2828"/>
          <w:sz w:val="19"/>
        </w:rPr>
        <w:t>event.preventDefault()</w:t>
      </w:r>
      <w:r>
        <w:t xml:space="preserve"> when a session is recording, and have the window close handler defer to it. Add a test or at minimum a manual check for both routes.</w:t>
      </w:r>
    </w:p>
    <w:p w14:paraId="78770BD6" w14:textId="77777777" w:rsidR="008C7A07" w:rsidRDefault="00000000">
      <w:pPr>
        <w:spacing w:after="240"/>
      </w:pPr>
      <w:r>
        <w:rPr>
          <w:i/>
          <w:color w:val="666666"/>
          <w:sz w:val="18"/>
        </w:rPr>
        <w:t>Effort S · Risk medium · highest-priority stability fix</w:t>
      </w:r>
    </w:p>
    <w:p w14:paraId="0A0E0E40" w14:textId="77777777" w:rsidR="008C7A07" w:rsidRDefault="00000000">
      <w:pPr>
        <w:pStyle w:val="Otsikko3"/>
      </w:pPr>
      <w:r>
        <w:lastRenderedPageBreak/>
        <w:t>19. Confirm on close always, not only while recording</w:t>
      </w:r>
    </w:p>
    <w:p w14:paraId="58456A51" w14:textId="77777777" w:rsidR="008C7A07" w:rsidRDefault="00000000">
      <w:r>
        <w:rPr>
          <w:b/>
        </w:rPr>
        <w:t xml:space="preserve">Problem. </w:t>
      </w:r>
      <w:r>
        <w:t xml:space="preserve">The guard fires only when </w:t>
      </w:r>
      <w:r>
        <w:rPr>
          <w:rFonts w:ascii="Consolas" w:hAnsi="Consolas"/>
          <w:color w:val="8B2828"/>
          <w:sz w:val="19"/>
        </w:rPr>
        <w:t>active</w:t>
      </w:r>
      <w:r>
        <w:t xml:space="preserve"> is set. Closing between steps, or after finishing but before exporting, closes instantly.</w:t>
      </w:r>
    </w:p>
    <w:p w14:paraId="7A0C80AF" w14:textId="77777777" w:rsidR="008C7A07" w:rsidRDefault="00000000">
      <w:r>
        <w:rPr>
          <w:b/>
        </w:rPr>
        <w:t xml:space="preserve">Fix. </w:t>
      </w:r>
      <w:r>
        <w:t>Always confirm, with the message varying by state: recording in progress, unsaved session open, or nothing in progress. Offer a do-not-ask-again setting for the last case only.</w:t>
      </w:r>
    </w:p>
    <w:p w14:paraId="4CB1C2EB" w14:textId="77777777" w:rsidR="008C7A07" w:rsidRDefault="00000000">
      <w:pPr>
        <w:spacing w:after="240"/>
      </w:pPr>
      <w:r>
        <w:rPr>
          <w:i/>
          <w:color w:val="666666"/>
          <w:sz w:val="18"/>
        </w:rPr>
        <w:t>Effort S · Risk low</w:t>
      </w:r>
    </w:p>
    <w:p w14:paraId="5A8F8943" w14:textId="77777777" w:rsidR="008C7A07" w:rsidRDefault="00000000">
      <w:pPr>
        <w:pStyle w:val="Otsikko3"/>
      </w:pPr>
      <w:r>
        <w:t>20. Put an error boundary around every dashboard panel</w:t>
      </w:r>
    </w:p>
    <w:p w14:paraId="4F91ABA7" w14:textId="77777777" w:rsidR="008C7A07" w:rsidRDefault="00000000">
      <w:r>
        <w:rPr>
          <w:b/>
        </w:rPr>
        <w:t xml:space="preserve">Problem. </w:t>
      </w:r>
      <w:r>
        <w:t xml:space="preserve">There is no error boundary in </w:t>
      </w:r>
      <w:r>
        <w:rPr>
          <w:rFonts w:ascii="Consolas" w:hAnsi="Consolas"/>
          <w:color w:val="8B2828"/>
          <w:sz w:val="19"/>
        </w:rPr>
        <w:t>src/</w:t>
      </w:r>
      <w:r>
        <w:t xml:space="preserve">. One render throw in </w:t>
      </w:r>
      <w:r>
        <w:rPr>
          <w:rFonts w:ascii="Consolas" w:hAnsi="Consolas"/>
          <w:color w:val="8B2828"/>
          <w:sz w:val="19"/>
        </w:rPr>
        <w:t>Dashboard</w:t>
      </w:r>
      <w:r>
        <w:t xml:space="preserve">, </w:t>
      </w:r>
      <w:r>
        <w:rPr>
          <w:rFonts w:ascii="Consolas" w:hAnsi="Consolas"/>
          <w:color w:val="8B2828"/>
          <w:sz w:val="19"/>
        </w:rPr>
        <w:t>WorkoutGraph</w:t>
      </w:r>
      <w:r>
        <w:t xml:space="preserve">, </w:t>
      </w:r>
      <w:r>
        <w:rPr>
          <w:rFonts w:ascii="Consolas" w:hAnsi="Consolas"/>
          <w:color w:val="8B2828"/>
          <w:sz w:val="19"/>
        </w:rPr>
        <w:t>MmpCurve</w:t>
      </w:r>
      <w:r>
        <w:t xml:space="preserve"> or </w:t>
      </w:r>
      <w:r>
        <w:rPr>
          <w:rFonts w:ascii="Consolas" w:hAnsi="Consolas"/>
          <w:color w:val="8B2828"/>
          <w:sz w:val="19"/>
        </w:rPr>
        <w:t>LapTable</w:t>
      </w:r>
      <w:r>
        <w:t xml:space="preserve"> blanks the entire window mid-test (finding 1.9), even though recording continues in the main process.</w:t>
      </w:r>
    </w:p>
    <w:p w14:paraId="2272F71E" w14:textId="77777777" w:rsidR="008C7A07" w:rsidRDefault="00000000">
      <w:r>
        <w:rPr>
          <w:b/>
        </w:rPr>
        <w:t xml:space="preserve">Fix. </w:t>
      </w:r>
      <w:r>
        <w:t>Wrap each panel in its own boundary so a failed chart shows a small error card and the rest of the dashboard keeps running. Wrap the app in an outer boundary that offers a reload without ending the session.</w:t>
      </w:r>
    </w:p>
    <w:p w14:paraId="2F7EFE62" w14:textId="77777777" w:rsidR="008C7A07" w:rsidRDefault="00000000">
      <w:pPr>
        <w:spacing w:after="240"/>
      </w:pPr>
      <w:r>
        <w:rPr>
          <w:i/>
          <w:color w:val="666666"/>
          <w:sz w:val="18"/>
        </w:rPr>
        <w:t>Effort M · Risk low · highest-value UI robustness fix</w:t>
      </w:r>
    </w:p>
    <w:p w14:paraId="35F1D031" w14:textId="77777777" w:rsidR="008C7A07" w:rsidRDefault="00000000">
      <w:pPr>
        <w:pStyle w:val="Otsikko3"/>
      </w:pPr>
      <w:r>
        <w:t>21. Catch uncaught exceptions in the main process</w:t>
      </w:r>
    </w:p>
    <w:p w14:paraId="18CCB26F" w14:textId="77777777" w:rsidR="008C7A07" w:rsidRDefault="00000000">
      <w:r>
        <w:rPr>
          <w:b/>
        </w:rPr>
        <w:t xml:space="preserve">Problem. </w:t>
      </w:r>
      <w:r>
        <w:t>The main process holds the open journal. An unhandled throw or rejection there takes the recording down with it, and there is no handler.</w:t>
      </w:r>
    </w:p>
    <w:p w14:paraId="7FE5FC80" w14:textId="77777777" w:rsidR="008C7A07" w:rsidRDefault="00000000">
      <w:r>
        <w:rPr>
          <w:b/>
        </w:rPr>
        <w:t xml:space="preserve">Fix. </w:t>
      </w:r>
      <w:r>
        <w:t xml:space="preserve">Install </w:t>
      </w:r>
      <w:r>
        <w:rPr>
          <w:rFonts w:ascii="Consolas" w:hAnsi="Consolas"/>
          <w:color w:val="8B2828"/>
          <w:sz w:val="19"/>
        </w:rPr>
        <w:t>process.on('uncaughtException')</w:t>
      </w:r>
      <w:r>
        <w:t xml:space="preserve"> and </w:t>
      </w:r>
      <w:r>
        <w:rPr>
          <w:rFonts w:ascii="Consolas" w:hAnsi="Consolas"/>
          <w:color w:val="8B2828"/>
          <w:sz w:val="19"/>
        </w:rPr>
        <w:t>process.on('unhandledRejection')</w:t>
      </w:r>
      <w:r>
        <w:t>: log to a crash file, attempt a final journal flush and close, and only then exit. A clean close means the session is not left looking interrupted.</w:t>
      </w:r>
    </w:p>
    <w:p w14:paraId="3514B2D6" w14:textId="77777777" w:rsidR="008C7A07" w:rsidRDefault="00000000">
      <w:pPr>
        <w:spacing w:after="240"/>
      </w:pPr>
      <w:r>
        <w:rPr>
          <w:i/>
          <w:color w:val="666666"/>
          <w:sz w:val="18"/>
        </w:rPr>
        <w:t>Effort M · Risk medium</w:t>
      </w:r>
    </w:p>
    <w:p w14:paraId="761D8AA4" w14:textId="77777777" w:rsidR="008C7A07" w:rsidRDefault="00000000">
      <w:pPr>
        <w:pStyle w:val="Otsikko3"/>
      </w:pPr>
      <w:r>
        <w:t>22. Recover from a renderer crash without ending the session</w:t>
      </w:r>
    </w:p>
    <w:p w14:paraId="665C99AE" w14:textId="77777777" w:rsidR="008C7A07" w:rsidRDefault="00000000">
      <w:r>
        <w:rPr>
          <w:b/>
        </w:rPr>
        <w:t xml:space="preserve">Problem. </w:t>
      </w:r>
      <w:r>
        <w:t xml:space="preserve">No </w:t>
      </w:r>
      <w:r>
        <w:rPr>
          <w:rFonts w:ascii="Consolas" w:hAnsi="Consolas"/>
          <w:color w:val="8B2828"/>
          <w:sz w:val="19"/>
        </w:rPr>
        <w:t>render-process-gone</w:t>
      </w:r>
      <w:r>
        <w:t xml:space="preserve"> or </w:t>
      </w:r>
      <w:r>
        <w:rPr>
          <w:rFonts w:ascii="Consolas" w:hAnsi="Consolas"/>
          <w:color w:val="8B2828"/>
          <w:sz w:val="19"/>
        </w:rPr>
        <w:t>child-process-gone</w:t>
      </w:r>
      <w:r>
        <w:t xml:space="preserve"> handler exists, so a renderer crash leaves a dead window with the journal still open and the athlete still on the machine.</w:t>
      </w:r>
    </w:p>
    <w:p w14:paraId="09809BD4" w14:textId="77777777" w:rsidR="008C7A07" w:rsidRDefault="00000000">
      <w:r>
        <w:rPr>
          <w:b/>
        </w:rPr>
        <w:t xml:space="preserve">Fix. </w:t>
      </w:r>
      <w:r>
        <w:t>Handle both events: log, reload the renderer, and let the existing resume path pick the session back up. The resume machinery already exists and is tested; this just triggers it automatically.</w:t>
      </w:r>
    </w:p>
    <w:p w14:paraId="25E6D1E9" w14:textId="77777777" w:rsidR="008C7A07" w:rsidRDefault="00000000">
      <w:pPr>
        <w:spacing w:after="240"/>
      </w:pPr>
      <w:r>
        <w:rPr>
          <w:i/>
          <w:color w:val="666666"/>
          <w:sz w:val="18"/>
        </w:rPr>
        <w:t>Effort M · Risk medium</w:t>
      </w:r>
    </w:p>
    <w:p w14:paraId="230F8C79" w14:textId="77777777" w:rsidR="008C7A07" w:rsidRDefault="00000000">
      <w:pPr>
        <w:pStyle w:val="Otsikko3"/>
      </w:pPr>
      <w:r>
        <w:t>23. Write a crash and diagnostics log next to the sessions</w:t>
      </w:r>
    </w:p>
    <w:p w14:paraId="268CB39C" w14:textId="77777777" w:rsidR="008C7A07" w:rsidRDefault="00000000">
      <w:r>
        <w:rPr>
          <w:b/>
        </w:rPr>
        <w:t xml:space="preserve">Problem. </w:t>
      </w:r>
      <w:r>
        <w:t>When something does go wrong on a test day there is currently nothing to look at afterwards. Console output is gone the moment the app closes.</w:t>
      </w:r>
    </w:p>
    <w:p w14:paraId="7ED31D3E" w14:textId="77777777" w:rsidR="008C7A07" w:rsidRDefault="00000000">
      <w:r>
        <w:rPr>
          <w:b/>
        </w:rPr>
        <w:t xml:space="preserve">Fix. </w:t>
      </w:r>
      <w:r>
        <w:t xml:space="preserve">Append a rotating log under </w:t>
      </w:r>
      <w:r>
        <w:rPr>
          <w:rFonts w:ascii="Consolas" w:hAnsi="Consolas"/>
          <w:color w:val="8B2828"/>
          <w:sz w:val="19"/>
        </w:rPr>
        <w:t>~/Documents/testday/logs/</w:t>
      </w:r>
      <w:r>
        <w:t>: app start and stop, sensor connects and drops, control-point errors, write failures, uncaught exceptions. No participant data in it.</w:t>
      </w:r>
    </w:p>
    <w:p w14:paraId="0415CEDC" w14:textId="77777777" w:rsidR="008C7A07" w:rsidRDefault="00000000">
      <w:pPr>
        <w:spacing w:after="240"/>
      </w:pPr>
      <w:r>
        <w:rPr>
          <w:i/>
          <w:color w:val="666666"/>
          <w:sz w:val="18"/>
        </w:rPr>
        <w:t>Effort M · Risk low</w:t>
      </w:r>
    </w:p>
    <w:p w14:paraId="53AD80A6" w14:textId="77777777" w:rsidR="008C7A07" w:rsidRDefault="00000000">
      <w:pPr>
        <w:pStyle w:val="Otsikko3"/>
      </w:pPr>
      <w:r>
        <w:t>24. Add a watchdog on the sample stream</w:t>
      </w:r>
    </w:p>
    <w:p w14:paraId="422D3905" w14:textId="77777777" w:rsidR="008C7A07" w:rsidRDefault="00000000">
      <w:r>
        <w:rPr>
          <w:b/>
        </w:rPr>
        <w:t xml:space="preserve">Problem. </w:t>
      </w:r>
      <w:r>
        <w:t>The dashboard pill goes stale after four seconds without a durable write, which catches a failing disk. It does not catch the runner having stopped producing samples while everything else looks healthy.</w:t>
      </w:r>
    </w:p>
    <w:p w14:paraId="5BF1510D" w14:textId="77777777" w:rsidR="008C7A07" w:rsidRDefault="00000000">
      <w:r>
        <w:rPr>
          <w:b/>
        </w:rPr>
        <w:t xml:space="preserve">Fix. </w:t>
      </w:r>
      <w:r>
        <w:t>Compare expected sample count against actual once a second in the main process, and raise a visible alarm on divergence. Distinguish paused (expected) from stalled (not).</w:t>
      </w:r>
    </w:p>
    <w:p w14:paraId="53BF5090" w14:textId="77777777" w:rsidR="008C7A07" w:rsidRDefault="00000000">
      <w:pPr>
        <w:spacing w:after="240"/>
      </w:pPr>
      <w:r>
        <w:rPr>
          <w:i/>
          <w:color w:val="666666"/>
          <w:sz w:val="18"/>
        </w:rPr>
        <w:t>Effort M · Risk medium</w:t>
      </w:r>
    </w:p>
    <w:p w14:paraId="6D829347" w14:textId="77777777" w:rsidR="008C7A07" w:rsidRDefault="00000000">
      <w:pPr>
        <w:pStyle w:val="Otsikko3"/>
      </w:pPr>
      <w:r>
        <w:lastRenderedPageBreak/>
        <w:t>25. Retry failed journal appends instead of reporting once</w:t>
      </w:r>
    </w:p>
    <w:p w14:paraId="45590B5F" w14:textId="77777777" w:rsidR="008C7A07" w:rsidRDefault="00000000">
      <w:r>
        <w:rPr>
          <w:b/>
        </w:rPr>
        <w:t xml:space="preserve">Problem. </w:t>
      </w:r>
      <w:r>
        <w:rPr>
          <w:rFonts w:ascii="Consolas" w:hAnsi="Consolas"/>
          <w:color w:val="8B2828"/>
          <w:sz w:val="19"/>
        </w:rPr>
        <w:t>guardedAppend()</w:t>
      </w:r>
      <w:r>
        <w:t xml:space="preserve"> catches a write failure, reports it, and moves on. A transient failure (a full disk that is then freed, a network volume blip) leaves a hole in the recording that nothing tries to fill.</w:t>
      </w:r>
    </w:p>
    <w:p w14:paraId="041609AA" w14:textId="77777777" w:rsidR="008C7A07" w:rsidRDefault="00000000">
      <w:r>
        <w:rPr>
          <w:b/>
        </w:rPr>
        <w:t xml:space="preserve">Fix. </w:t>
      </w:r>
      <w:r>
        <w:t>Buffer the failed record in memory, retry with backoff, and keep the pill red until the buffer drains. Cap the buffer and say so when it overflows.</w:t>
      </w:r>
    </w:p>
    <w:p w14:paraId="5C7D838A" w14:textId="77777777" w:rsidR="008C7A07" w:rsidRDefault="00000000">
      <w:pPr>
        <w:spacing w:after="240"/>
      </w:pPr>
      <w:r>
        <w:rPr>
          <w:i/>
          <w:color w:val="666666"/>
          <w:sz w:val="18"/>
        </w:rPr>
        <w:t>Effort M · Risk medium</w:t>
      </w:r>
    </w:p>
    <w:p w14:paraId="562C3B98" w14:textId="77777777" w:rsidR="008C7A07" w:rsidRDefault="00000000">
      <w:pPr>
        <w:pStyle w:val="Otsikko3"/>
      </w:pPr>
      <w:r>
        <w:t>26. Never stop reconnecting while a session is recording</w:t>
      </w:r>
    </w:p>
    <w:p w14:paraId="79F716B9" w14:textId="77777777" w:rsidR="008C7A07" w:rsidRDefault="00000000">
      <w:r>
        <w:rPr>
          <w:b/>
        </w:rPr>
        <w:t xml:space="preserve">Problem. </w:t>
      </w:r>
      <w:r>
        <w:rPr>
          <w:rFonts w:ascii="Consolas" w:hAnsi="Consolas"/>
          <w:color w:val="8B2828"/>
          <w:sz w:val="19"/>
        </w:rPr>
        <w:t>SensorManager.reconnect()</w:t>
      </w:r>
      <w:r>
        <w:t xml:space="preserve"> gives up after twelve attempts and marks the device disconnected. During a 45 minute test that is a strap that goes quiet and stays quiet, with no automatic recovery and no obvious manual one.</w:t>
      </w:r>
    </w:p>
    <w:p w14:paraId="172FB59D" w14:textId="77777777" w:rsidR="008C7A07" w:rsidRDefault="00000000">
      <w:r>
        <w:rPr>
          <w:b/>
        </w:rPr>
        <w:t xml:space="preserve">Fix. </w:t>
      </w:r>
      <w:r>
        <w:t>Keep retrying indefinitely while a session is active, capping the backoff. Show a clear reconnecting state and a manual retry button in the sensor panel.</w:t>
      </w:r>
    </w:p>
    <w:p w14:paraId="1C570BFF" w14:textId="77777777" w:rsidR="008C7A07" w:rsidRDefault="00000000">
      <w:pPr>
        <w:spacing w:after="240"/>
      </w:pPr>
      <w:r>
        <w:rPr>
          <w:i/>
          <w:color w:val="666666"/>
          <w:sz w:val="18"/>
        </w:rPr>
        <w:t>Effort M · Risk low</w:t>
      </w:r>
    </w:p>
    <w:p w14:paraId="527405CF" w14:textId="77777777" w:rsidR="008C7A07" w:rsidRDefault="00000000">
      <w:pPr>
        <w:pStyle w:val="Otsikko2"/>
      </w:pPr>
      <w:r>
        <w:t>D. The live dashboard and a flip side</w:t>
      </w:r>
    </w:p>
    <w:p w14:paraId="480FBDAD" w14:textId="77777777" w:rsidR="008C7A07" w:rsidRDefault="00000000">
      <w:r>
        <w:rPr>
          <w:i/>
        </w:rPr>
        <w:t>More on screen without making the screen worse. The organising idea is that the front stays sparse and readable across a room, and everything else lives one keypress away.</w:t>
      </w:r>
    </w:p>
    <w:p w14:paraId="1EEC69C5" w14:textId="77777777" w:rsidR="008C7A07" w:rsidRDefault="00000000">
      <w:pPr>
        <w:pStyle w:val="Otsikko3"/>
      </w:pPr>
      <w:r>
        <w:t>27. Make the tile grid flippable</w:t>
      </w:r>
    </w:p>
    <w:p w14:paraId="6EA26ED3" w14:textId="77777777" w:rsidR="008C7A07" w:rsidRDefault="00000000">
      <w:r>
        <w:rPr>
          <w:b/>
        </w:rPr>
        <w:t xml:space="preserve">Problem. </w:t>
      </w:r>
      <w:r>
        <w:t>Seven tiles is the right number for glancing at during a test; it is far too few for a curious operator between steps. Both needs are real and they conflict.</w:t>
      </w:r>
    </w:p>
    <w:p w14:paraId="688280B2" w14:textId="77777777" w:rsidR="008C7A07" w:rsidRDefault="00000000">
      <w:r>
        <w:rPr>
          <w:b/>
        </w:rPr>
        <w:t xml:space="preserve">Fix. </w:t>
      </w:r>
      <w:r>
        <w:t xml:space="preserve">Add a flip: front face keeps the current essentials, back face shows everything in a denser grid. Bind it to a single key alongside the existing hotkeys in </w:t>
      </w:r>
      <w:r>
        <w:rPr>
          <w:rFonts w:ascii="Consolas" w:hAnsi="Consolas"/>
          <w:color w:val="8B2828"/>
          <w:sz w:val="19"/>
        </w:rPr>
        <w:t>useHotkeys</w:t>
      </w:r>
      <w:r>
        <w:t xml:space="preserve"> (</w:t>
      </w:r>
      <w:r>
        <w:rPr>
          <w:rFonts w:ascii="Consolas" w:hAnsi="Consolas"/>
          <w:color w:val="8B2828"/>
          <w:sz w:val="19"/>
        </w:rPr>
        <w:t>src/ui/Dashboard.tsx</w:t>
      </w:r>
      <w:r>
        <w:t>), and make it flip back automatically when a new step starts so nobody gets caught on the wrong face.</w:t>
      </w:r>
    </w:p>
    <w:p w14:paraId="71902A04" w14:textId="77777777" w:rsidR="008C7A07" w:rsidRDefault="00000000">
      <w:pPr>
        <w:spacing w:after="240"/>
      </w:pPr>
      <w:r>
        <w:rPr>
          <w:i/>
          <w:color w:val="666666"/>
          <w:sz w:val="18"/>
        </w:rPr>
        <w:t>Effort M · Risk low · the container for 28 to 34</w:t>
      </w:r>
    </w:p>
    <w:p w14:paraId="42A8D73C" w14:textId="77777777" w:rsidR="008C7A07" w:rsidRDefault="00000000">
      <w:pPr>
        <w:pStyle w:val="Otsikko3"/>
      </w:pPr>
      <w:r>
        <w:t>28. Add the run-specific tiles</w:t>
      </w:r>
    </w:p>
    <w:p w14:paraId="6255F555" w14:textId="77777777" w:rsidR="008C7A07" w:rsidRDefault="00000000">
      <w:r>
        <w:rPr>
          <w:b/>
        </w:rPr>
        <w:t xml:space="preserve">Problem. </w:t>
      </w:r>
      <w:r>
        <w:t>A treadmill test currently shows speed and target speed and nothing else that is specific to running.</w:t>
      </w:r>
    </w:p>
    <w:p w14:paraId="16B1A43C" w14:textId="77777777" w:rsidR="008C7A07" w:rsidRDefault="00000000">
      <w:r>
        <w:rPr>
          <w:b/>
        </w:rPr>
        <w:t xml:space="preserve">Fix. </w:t>
      </w:r>
      <w:r>
        <w:t>Pace in min/km (</w:t>
      </w:r>
      <w:r>
        <w:rPr>
          <w:rFonts w:ascii="Consolas" w:hAnsi="Consolas"/>
          <w:color w:val="8B2828"/>
          <w:sz w:val="19"/>
        </w:rPr>
        <w:t>paceFromSpeed()</w:t>
      </w:r>
      <w:r>
        <w:t xml:space="preserve"> already exists in </w:t>
      </w:r>
      <w:r>
        <w:rPr>
          <w:rFonts w:ascii="Consolas" w:hAnsi="Consolas"/>
          <w:color w:val="8B2828"/>
          <w:sz w:val="19"/>
        </w:rPr>
        <w:t>src/model/metrics.ts</w:t>
      </w:r>
      <w:r>
        <w:t>), gradient, distance, and vertical metres accumulated. Depends on suggestion 1.</w:t>
      </w:r>
    </w:p>
    <w:p w14:paraId="37F649EB" w14:textId="77777777" w:rsidR="008C7A07" w:rsidRDefault="00000000">
      <w:pPr>
        <w:spacing w:after="240"/>
      </w:pPr>
      <w:r>
        <w:rPr>
          <w:i/>
          <w:color w:val="666666"/>
          <w:sz w:val="18"/>
        </w:rPr>
        <w:t>Effort S · Risk low · depends on 1</w:t>
      </w:r>
    </w:p>
    <w:p w14:paraId="7E7E9814" w14:textId="77777777" w:rsidR="008C7A07" w:rsidRDefault="00000000">
      <w:pPr>
        <w:pStyle w:val="Otsikko3"/>
      </w:pPr>
      <w:r>
        <w:t>29. Add percentage of maximum heart rate and heart rate reserve</w:t>
      </w:r>
    </w:p>
    <w:p w14:paraId="599D440E" w14:textId="77777777" w:rsidR="008C7A07" w:rsidRDefault="00000000">
      <w:r>
        <w:rPr>
          <w:b/>
        </w:rPr>
        <w:t xml:space="preserve">Problem. </w:t>
      </w:r>
      <w:r>
        <w:rPr>
          <w:rFonts w:ascii="Consolas" w:hAnsi="Consolas"/>
          <w:color w:val="8B2828"/>
          <w:sz w:val="19"/>
        </w:rPr>
        <w:t>Athlete</w:t>
      </w:r>
      <w:r>
        <w:t xml:space="preserve"> already carries </w:t>
      </w:r>
      <w:r>
        <w:rPr>
          <w:rFonts w:ascii="Consolas" w:hAnsi="Consolas"/>
          <w:color w:val="8B2828"/>
          <w:sz w:val="19"/>
        </w:rPr>
        <w:t>maxHr</w:t>
      </w:r>
      <w:r>
        <w:t xml:space="preserve"> and </w:t>
      </w:r>
      <w:r>
        <w:rPr>
          <w:rFonts w:ascii="Consolas" w:hAnsi="Consolas"/>
          <w:color w:val="8B2828"/>
          <w:sz w:val="19"/>
        </w:rPr>
        <w:t>restingHr</w:t>
      </w:r>
      <w:r>
        <w:t xml:space="preserve"> and neither is used on the dashboard. Percentage of maximum is how heart rate is actually read during a test.</w:t>
      </w:r>
    </w:p>
    <w:p w14:paraId="0148B29E" w14:textId="77777777" w:rsidR="008C7A07" w:rsidRDefault="00000000">
      <w:r>
        <w:rPr>
          <w:b/>
        </w:rPr>
        <w:t xml:space="preserve">Fix. </w:t>
      </w:r>
      <w:r>
        <w:t>Two derived tiles. Hide them rather than showing a wrong number when the athlete record has no maximum heart rate set.</w:t>
      </w:r>
    </w:p>
    <w:p w14:paraId="5CF90F98" w14:textId="77777777" w:rsidR="008C7A07" w:rsidRDefault="00000000">
      <w:pPr>
        <w:spacing w:after="240"/>
      </w:pPr>
      <w:r>
        <w:rPr>
          <w:i/>
          <w:color w:val="666666"/>
          <w:sz w:val="18"/>
        </w:rPr>
        <w:t>Effort S · Risk low</w:t>
      </w:r>
    </w:p>
    <w:p w14:paraId="59D81CE6" w14:textId="77777777" w:rsidR="008C7A07" w:rsidRDefault="00000000">
      <w:pPr>
        <w:pStyle w:val="Otsikko3"/>
      </w:pPr>
      <w:r>
        <w:t>30. Add watts per kilogram and percentage of threshold</w:t>
      </w:r>
    </w:p>
    <w:p w14:paraId="52D99153" w14:textId="77777777" w:rsidR="008C7A07" w:rsidRDefault="00000000">
      <w:r>
        <w:rPr>
          <w:b/>
        </w:rPr>
        <w:t xml:space="preserve">Problem. </w:t>
      </w:r>
      <w:r>
        <w:rPr>
          <w:rFonts w:ascii="Consolas" w:hAnsi="Consolas"/>
          <w:color w:val="8B2828"/>
          <w:sz w:val="19"/>
        </w:rPr>
        <w:t>massKg</w:t>
      </w:r>
      <w:r>
        <w:t xml:space="preserve"> and </w:t>
      </w:r>
      <w:r>
        <w:rPr>
          <w:rFonts w:ascii="Consolas" w:hAnsi="Consolas"/>
          <w:color w:val="8B2828"/>
          <w:sz w:val="19"/>
        </w:rPr>
        <w:t>ftpWatts</w:t>
      </w:r>
      <w:r>
        <w:t xml:space="preserve"> are both on the athlete record and both already drive the protocol builder. Neither appears live.</w:t>
      </w:r>
    </w:p>
    <w:p w14:paraId="7FA8FAF6" w14:textId="77777777" w:rsidR="008C7A07" w:rsidRDefault="00000000">
      <w:r>
        <w:rPr>
          <w:b/>
        </w:rPr>
        <w:lastRenderedPageBreak/>
        <w:t xml:space="preserve">Fix. </w:t>
      </w:r>
      <w:r>
        <w:t>Two derived tiles on the bike face. Use the rolling average rather than the instantaneous value so the number is readable.</w:t>
      </w:r>
    </w:p>
    <w:p w14:paraId="10B09918" w14:textId="77777777" w:rsidR="008C7A07" w:rsidRDefault="00000000">
      <w:pPr>
        <w:spacing w:after="240"/>
      </w:pPr>
      <w:r>
        <w:rPr>
          <w:i/>
          <w:color w:val="666666"/>
          <w:sz w:val="18"/>
        </w:rPr>
        <w:t>Effort S · Risk low</w:t>
      </w:r>
    </w:p>
    <w:p w14:paraId="61EDEC95" w14:textId="77777777" w:rsidR="008C7A07" w:rsidRDefault="00000000">
      <w:pPr>
        <w:pStyle w:val="Otsikko3"/>
      </w:pPr>
      <w:r>
        <w:t>31. Show work done and energy cost</w:t>
      </w:r>
    </w:p>
    <w:p w14:paraId="7F99F92D" w14:textId="77777777" w:rsidR="008C7A07" w:rsidRDefault="00000000">
      <w:r>
        <w:rPr>
          <w:b/>
        </w:rPr>
        <w:t xml:space="preserve">Problem. </w:t>
      </w:r>
      <w:r>
        <w:t xml:space="preserve">Accumulated kilojoules is the most direct measure of what the athlete has actually done, and it is a simple integral of recorded power. Energy cost in kcal follows from it, and </w:t>
      </w:r>
      <w:r>
        <w:rPr>
          <w:rFonts w:ascii="Consolas" w:hAnsi="Consolas"/>
          <w:color w:val="8B2828"/>
          <w:sz w:val="19"/>
        </w:rPr>
        <w:t>computeKcal()</w:t>
      </w:r>
      <w:r>
        <w:t xml:space="preserve"> already exists.</w:t>
      </w:r>
    </w:p>
    <w:p w14:paraId="50F92683" w14:textId="77777777" w:rsidR="008C7A07" w:rsidRDefault="00000000">
      <w:r>
        <w:rPr>
          <w:b/>
        </w:rPr>
        <w:t xml:space="preserve">Fix. </w:t>
      </w:r>
      <w:r>
        <w:t>One tile for kJ, one for kcal. Also feeds suggestion 9.</w:t>
      </w:r>
    </w:p>
    <w:p w14:paraId="0147507A" w14:textId="77777777" w:rsidR="008C7A07" w:rsidRDefault="00000000">
      <w:pPr>
        <w:spacing w:after="240"/>
      </w:pPr>
      <w:r>
        <w:rPr>
          <w:i/>
          <w:color w:val="666666"/>
          <w:sz w:val="18"/>
        </w:rPr>
        <w:t>Effort S · Risk low · supports 9</w:t>
      </w:r>
    </w:p>
    <w:p w14:paraId="27E7067A" w14:textId="77777777" w:rsidR="008C7A07" w:rsidRDefault="00000000">
      <w:pPr>
        <w:pStyle w:val="Otsikko3"/>
      </w:pPr>
      <w:r>
        <w:t>32. Show live W-prime balance</w:t>
      </w:r>
    </w:p>
    <w:p w14:paraId="64F04BF6" w14:textId="77777777" w:rsidR="008C7A07" w:rsidRDefault="00000000">
      <w:r>
        <w:rPr>
          <w:b/>
        </w:rPr>
        <w:t xml:space="preserve">Problem. </w:t>
      </w:r>
      <w:r>
        <w:t xml:space="preserve">Already shelved in </w:t>
      </w:r>
      <w:r>
        <w:rPr>
          <w:rFonts w:ascii="Consolas" w:hAnsi="Consolas"/>
          <w:color w:val="8B2828"/>
          <w:sz w:val="19"/>
        </w:rPr>
        <w:t>tasks/todo.md</w:t>
      </w:r>
      <w:r>
        <w:t xml:space="preserve"> with the reasoning intact: the critical power fit exists in </w:t>
      </w:r>
      <w:r>
        <w:rPr>
          <w:rFonts w:ascii="Consolas" w:hAnsi="Consolas"/>
          <w:color w:val="8B2828"/>
          <w:sz w:val="19"/>
        </w:rPr>
        <w:t>src/model/analysis.ts:401</w:t>
      </w:r>
      <w:r>
        <w:t xml:space="preserve"> and nothing uses it live. During an interval session it is the number that says whether the next repetition is realistic.</w:t>
      </w:r>
    </w:p>
    <w:p w14:paraId="719F194F" w14:textId="77777777" w:rsidR="008C7A07" w:rsidRDefault="00000000">
      <w:r>
        <w:rPr>
          <w:b/>
        </w:rPr>
        <w:t xml:space="preserve">Fix. </w:t>
      </w:r>
      <w:r>
        <w:t>Integrate the standard W-prime balance model over the recorded power series and show it as a depleting bar. State which CP fit it is using and hide it entirely when there is no valid fit for this athlete.</w:t>
      </w:r>
    </w:p>
    <w:p w14:paraId="7F9AD45F" w14:textId="77777777" w:rsidR="008C7A07" w:rsidRDefault="00000000">
      <w:pPr>
        <w:spacing w:after="240"/>
      </w:pPr>
      <w:r>
        <w:rPr>
          <w:i/>
          <w:color w:val="666666"/>
          <w:sz w:val="18"/>
        </w:rPr>
        <w:t>Effort M · Risk medium</w:t>
      </w:r>
    </w:p>
    <w:p w14:paraId="71D23745" w14:textId="77777777" w:rsidR="008C7A07" w:rsidRDefault="00000000">
      <w:pPr>
        <w:pStyle w:val="Otsikko3"/>
      </w:pPr>
      <w:r>
        <w:t>33. Add a sensor health strip</w:t>
      </w:r>
    </w:p>
    <w:p w14:paraId="289F4E86" w14:textId="77777777" w:rsidR="008C7A07" w:rsidRDefault="00000000">
      <w:r>
        <w:rPr>
          <w:b/>
        </w:rPr>
        <w:t xml:space="preserve">Problem. </w:t>
      </w:r>
      <w:r>
        <w:t>The sensor count on the button is the only live indication that the sensors are working. Battery level, staleness and dropout count are all tracked or trackable and none of it is visible without opening the panel.</w:t>
      </w:r>
    </w:p>
    <w:p w14:paraId="02943949" w14:textId="77777777" w:rsidR="008C7A07" w:rsidRDefault="00000000">
      <w:r>
        <w:rPr>
          <w:b/>
        </w:rPr>
        <w:t xml:space="preserve">Fix. </w:t>
      </w:r>
      <w:r>
        <w:t xml:space="preserve">A thin always-visible strip: one chip per device with battery, connection state and seconds since last packet. Turn a chip amber past the five second staleness threshold that </w:t>
      </w:r>
      <w:r>
        <w:rPr>
          <w:rFonts w:ascii="Consolas" w:hAnsi="Consolas"/>
          <w:color w:val="8B2828"/>
          <w:sz w:val="19"/>
        </w:rPr>
        <w:t>SensorManager</w:t>
      </w:r>
      <w:r>
        <w:t xml:space="preserve"> already uses.</w:t>
      </w:r>
    </w:p>
    <w:p w14:paraId="0B664764" w14:textId="77777777" w:rsidR="008C7A07" w:rsidRDefault="00000000">
      <w:pPr>
        <w:spacing w:after="240"/>
      </w:pPr>
      <w:r>
        <w:rPr>
          <w:i/>
          <w:color w:val="666666"/>
          <w:sz w:val="18"/>
        </w:rPr>
        <w:t>Effort M · Risk low</w:t>
      </w:r>
    </w:p>
    <w:p w14:paraId="6DCD7EB3" w14:textId="77777777" w:rsidR="008C7A07" w:rsidRDefault="00000000">
      <w:pPr>
        <w:pStyle w:val="Otsikko3"/>
      </w:pPr>
      <w:r>
        <w:t>34. Add a big-numbers mode</w:t>
      </w:r>
    </w:p>
    <w:p w14:paraId="7F8292C6" w14:textId="77777777" w:rsidR="008C7A07" w:rsidRDefault="00000000">
      <w:r>
        <w:rPr>
          <w:b/>
        </w:rPr>
        <w:t xml:space="preserve">Problem. </w:t>
      </w:r>
      <w:r>
        <w:t>The dashboard is designed for the operator at the laptop. During a test the person who most needs a number is often several metres away.</w:t>
      </w:r>
    </w:p>
    <w:p w14:paraId="4F45AD4A" w14:textId="77777777" w:rsidR="008C7A07" w:rsidRDefault="00000000">
      <w:r>
        <w:rPr>
          <w:b/>
        </w:rPr>
        <w:t xml:space="preserve">Fix. </w:t>
      </w:r>
      <w:r>
        <w:t>A mode that drops to four huge tiles, chosen in settings, for a second screen or for the athlete's own view. Reuses the existing tile component with a different layout class.</w:t>
      </w:r>
    </w:p>
    <w:p w14:paraId="3F15D75C" w14:textId="77777777" w:rsidR="008C7A07" w:rsidRDefault="00000000">
      <w:pPr>
        <w:spacing w:after="240"/>
      </w:pPr>
      <w:r>
        <w:rPr>
          <w:i/>
          <w:color w:val="666666"/>
          <w:sz w:val="18"/>
        </w:rPr>
        <w:t>Effort M · Risk low</w:t>
      </w:r>
    </w:p>
    <w:p w14:paraId="43F3B857" w14:textId="77777777" w:rsidR="008C7A07" w:rsidRDefault="00000000">
      <w:pPr>
        <w:pStyle w:val="Otsikko2"/>
      </w:pPr>
      <w:r>
        <w:t>E. VO₂ and physiology</w:t>
      </w:r>
    </w:p>
    <w:p w14:paraId="77F3CC3A" w14:textId="77777777" w:rsidR="008C7A07" w:rsidRDefault="00000000">
      <w:r>
        <w:rPr>
          <w:i/>
        </w:rPr>
        <w:t>Section 2.4 sets out the reasoning. These are the concrete pieces.</w:t>
      </w:r>
    </w:p>
    <w:p w14:paraId="5EEEB91E" w14:textId="77777777" w:rsidR="008C7A07" w:rsidRDefault="00000000">
      <w:pPr>
        <w:pStyle w:val="Otsikko3"/>
      </w:pPr>
      <w:r>
        <w:t>35. Live VO₂ estimate for running</w:t>
      </w:r>
    </w:p>
    <w:p w14:paraId="07408AE5" w14:textId="77777777" w:rsidR="008C7A07" w:rsidRDefault="00000000">
      <w:r>
        <w:rPr>
          <w:b/>
        </w:rPr>
        <w:t xml:space="preserve">Problem. </w:t>
      </w:r>
      <w:r>
        <w:rPr>
          <w:rFonts w:ascii="Consolas" w:hAnsi="Consolas"/>
          <w:color w:val="8B2828"/>
          <w:sz w:val="19"/>
        </w:rPr>
        <w:t>computeVo2()</w:t>
      </w:r>
      <w:r>
        <w:t xml:space="preserve"> (</w:t>
      </w:r>
      <w:r>
        <w:rPr>
          <w:rFonts w:ascii="Consolas" w:hAnsi="Consolas"/>
          <w:color w:val="8B2828"/>
          <w:sz w:val="19"/>
        </w:rPr>
        <w:t>src/model/vo2.ts:46</w:t>
      </w:r>
      <w:r>
        <w:t>) implements the ACSM running equation and is used only backwards, to solve a target speed. Feeding it measured speed and measured gradient gives a live estimate for almost no work.</w:t>
      </w:r>
    </w:p>
    <w:p w14:paraId="521D223F" w14:textId="77777777" w:rsidR="008C7A07" w:rsidRDefault="00000000">
      <w:r>
        <w:rPr>
          <w:b/>
        </w:rPr>
        <w:t xml:space="preserve">Fix. </w:t>
      </w:r>
      <w:r>
        <w:t>Compute per sample from measured speed and gradient, falling back to the commanded gradient when the machine reports none. Depends on suggestion 1.</w:t>
      </w:r>
    </w:p>
    <w:p w14:paraId="42B7A76C" w14:textId="77777777" w:rsidR="008C7A07" w:rsidRDefault="00000000">
      <w:pPr>
        <w:spacing w:after="240"/>
      </w:pPr>
      <w:r>
        <w:rPr>
          <w:i/>
          <w:color w:val="666666"/>
          <w:sz w:val="18"/>
        </w:rPr>
        <w:t>Effort S · Risk low · depends on 1</w:t>
      </w:r>
    </w:p>
    <w:p w14:paraId="1A9EC097" w14:textId="77777777" w:rsidR="008C7A07" w:rsidRDefault="00000000">
      <w:pPr>
        <w:pStyle w:val="Otsikko3"/>
      </w:pPr>
      <w:r>
        <w:lastRenderedPageBreak/>
        <w:t>36. Live VO₂ estimate for cycling</w:t>
      </w:r>
    </w:p>
    <w:p w14:paraId="574F18FA" w14:textId="77777777" w:rsidR="008C7A07" w:rsidRDefault="00000000">
      <w:r>
        <w:rPr>
          <w:b/>
        </w:rPr>
        <w:t xml:space="preserve">Problem. </w:t>
      </w:r>
      <w:r>
        <w:t>No cycling VO₂ path exists. The ACSM leg-ergometry regression, VO₂ = 7 + 10.8 × W / kg, is the standard and needs only recorded power and body mass, both of which are present.</w:t>
      </w:r>
    </w:p>
    <w:p w14:paraId="107E0A89" w14:textId="77777777" w:rsidR="008C7A07" w:rsidRDefault="00000000">
      <w:r>
        <w:rPr>
          <w:b/>
        </w:rPr>
        <w:t xml:space="preserve">Fix. </w:t>
      </w:r>
      <w:r>
        <w:t xml:space="preserve">Add it to </w:t>
      </w:r>
      <w:r>
        <w:rPr>
          <w:rFonts w:ascii="Consolas" w:hAnsi="Consolas"/>
          <w:color w:val="8B2828"/>
          <w:sz w:val="19"/>
        </w:rPr>
        <w:t>src/model/vo2.ts</w:t>
      </w:r>
      <w:r>
        <w:t xml:space="preserve"> beside the running equation, with the same test treatment. Note its 50 to 200 W validation range in the code, not only in the UI.</w:t>
      </w:r>
    </w:p>
    <w:p w14:paraId="4E66E9D5" w14:textId="77777777" w:rsidR="008C7A07" w:rsidRDefault="00000000">
      <w:pPr>
        <w:spacing w:after="240"/>
      </w:pPr>
      <w:r>
        <w:rPr>
          <w:i/>
          <w:color w:val="666666"/>
          <w:sz w:val="18"/>
        </w:rPr>
        <w:t>Effort S · Risk low</w:t>
      </w:r>
    </w:p>
    <w:p w14:paraId="5D2575D5" w14:textId="77777777" w:rsidR="008C7A07" w:rsidRDefault="00000000">
      <w:pPr>
        <w:pStyle w:val="Otsikko3"/>
      </w:pPr>
      <w:r>
        <w:t>37. Label both estimates as estimates, visibly</w:t>
      </w:r>
    </w:p>
    <w:p w14:paraId="012643F9" w14:textId="77777777" w:rsidR="008C7A07" w:rsidRDefault="00000000">
      <w:r>
        <w:rPr>
          <w:b/>
        </w:rPr>
        <w:t xml:space="preserve">Problem. </w:t>
      </w:r>
      <w:r>
        <w:t>A number on a dashboard reads as a measurement. These are population regressions fitted to other people, and at the top of a lab step test the cycling one is being extrapolated well past its validation range.</w:t>
      </w:r>
    </w:p>
    <w:p w14:paraId="340A67E5" w14:textId="77777777" w:rsidR="008C7A07" w:rsidRDefault="00000000">
      <w:r>
        <w:rPr>
          <w:b/>
        </w:rPr>
        <w:t xml:space="preserve">Fix. </w:t>
      </w:r>
      <w:r>
        <w:t>Put the method name on the tile, and change the tile's state when the input leaves the validated range rather than continuing to show a confident number. This is not decoration; an unlabelled estimate will eventually end up in a table somewhere as if it had been measured.</w:t>
      </w:r>
    </w:p>
    <w:p w14:paraId="0E409E21" w14:textId="77777777" w:rsidR="008C7A07" w:rsidRDefault="00000000">
      <w:pPr>
        <w:spacing w:after="240"/>
      </w:pPr>
      <w:r>
        <w:rPr>
          <w:i/>
          <w:color w:val="666666"/>
          <w:sz w:val="18"/>
        </w:rPr>
        <w:t>Effort S · Risk low · do this with 35 and 36, not after</w:t>
      </w:r>
    </w:p>
    <w:p w14:paraId="5FFF001C" w14:textId="77777777" w:rsidR="008C7A07" w:rsidRDefault="00000000">
      <w:pPr>
        <w:pStyle w:val="Otsikko3"/>
      </w:pPr>
      <w:r>
        <w:t>38. Show the estimate as a percentage of measured VO₂max</w:t>
      </w:r>
    </w:p>
    <w:p w14:paraId="54B4297F" w14:textId="77777777" w:rsidR="008C7A07" w:rsidRDefault="00000000">
      <w:r>
        <w:rPr>
          <w:b/>
        </w:rPr>
        <w:t xml:space="preserve">Problem. </w:t>
      </w:r>
      <w:r>
        <w:rPr>
          <w:rFonts w:ascii="Consolas" w:hAnsi="Consolas"/>
          <w:color w:val="8B2828"/>
          <w:sz w:val="19"/>
        </w:rPr>
        <w:t>Athlete.vo2maxMlKgMin</w:t>
      </w:r>
      <w:r>
        <w:t xml:space="preserve"> and </w:t>
      </w:r>
      <w:r>
        <w:rPr>
          <w:rFonts w:ascii="Consolas" w:hAnsi="Consolas"/>
          <w:color w:val="8B2828"/>
          <w:sz w:val="19"/>
        </w:rPr>
        <w:t>pctOfVo2max()</w:t>
      </w:r>
      <w:r>
        <w:t xml:space="preserve"> (</w:t>
      </w:r>
      <w:r>
        <w:rPr>
          <w:rFonts w:ascii="Consolas" w:hAnsi="Consolas"/>
          <w:color w:val="8B2828"/>
          <w:sz w:val="19"/>
        </w:rPr>
        <w:t>src/model/vo2.ts:127</w:t>
      </w:r>
      <w:r>
        <w:t>) both already exist and neither is used. Where a real VO₂max has been measured, a percentage of it is more useful during a test than an absolute estimate, and it is anchored to this athlete rather than to a population.</w:t>
      </w:r>
    </w:p>
    <w:p w14:paraId="1EA8BDE9" w14:textId="77777777" w:rsidR="008C7A07" w:rsidRDefault="00000000">
      <w:r>
        <w:rPr>
          <w:b/>
        </w:rPr>
        <w:t xml:space="preserve">Fix. </w:t>
      </w:r>
      <w:r>
        <w:t>One tile, shown only when a measured value exists on the athlete record.</w:t>
      </w:r>
    </w:p>
    <w:p w14:paraId="4A8A6624" w14:textId="77777777" w:rsidR="008C7A07" w:rsidRDefault="00000000">
      <w:pPr>
        <w:spacing w:after="240"/>
      </w:pPr>
      <w:r>
        <w:rPr>
          <w:i/>
          <w:color w:val="666666"/>
          <w:sz w:val="18"/>
        </w:rPr>
        <w:t>Effort S · Risk low</w:t>
      </w:r>
    </w:p>
    <w:p w14:paraId="3A7D4C65" w14:textId="77777777" w:rsidR="008C7A07" w:rsidRDefault="00000000">
      <w:pPr>
        <w:pStyle w:val="Otsikko3"/>
      </w:pPr>
      <w:r>
        <w:t>39. Record the VO₂ estimate with its method identifier</w:t>
      </w:r>
    </w:p>
    <w:p w14:paraId="73E885F2" w14:textId="77777777" w:rsidR="008C7A07" w:rsidRDefault="00000000">
      <w:r>
        <w:rPr>
          <w:b/>
        </w:rPr>
        <w:t xml:space="preserve">Problem. </w:t>
      </w:r>
      <w:r>
        <w:t>If the estimate is only ever displayed, it cannot be checked afterwards and cannot be excluded cleanly from an analysis. If it is exported as a bare number, it is indistinguishable from a measured one.</w:t>
      </w:r>
    </w:p>
    <w:p w14:paraId="3A678B27" w14:textId="77777777" w:rsidR="008C7A07" w:rsidRDefault="00000000">
      <w:r>
        <w:rPr>
          <w:b/>
        </w:rPr>
        <w:t xml:space="preserve">Fix. </w:t>
      </w:r>
      <w:r>
        <w:t>Record it per sample together with a method identifier and the equation version, and carry both into the CSV and into the FIT developer fields.</w:t>
      </w:r>
    </w:p>
    <w:p w14:paraId="315222C6" w14:textId="77777777" w:rsidR="008C7A07" w:rsidRDefault="00000000">
      <w:pPr>
        <w:spacing w:after="240"/>
      </w:pPr>
      <w:r>
        <w:rPr>
          <w:i/>
          <w:color w:val="666666"/>
          <w:sz w:val="18"/>
        </w:rPr>
        <w:t>Effort S · Risk low · supports 50</w:t>
      </w:r>
    </w:p>
    <w:p w14:paraId="370CC3F9" w14:textId="77777777" w:rsidR="008C7A07" w:rsidRDefault="00000000">
      <w:pPr>
        <w:pStyle w:val="Otsikko3"/>
      </w:pPr>
      <w:r>
        <w:t>40. Compute heart rate drift and decoupling over steady steps</w:t>
      </w:r>
    </w:p>
    <w:p w14:paraId="7FC6EA37" w14:textId="77777777" w:rsidR="008C7A07" w:rsidRDefault="00000000">
      <w:r>
        <w:rPr>
          <w:b/>
        </w:rPr>
        <w:t xml:space="preserve">Problem. </w:t>
      </w:r>
      <w:r>
        <w:t>A step test contains exactly the steady blocks that make aerobic decoupling computable, and the step boundaries are already recorded on every sample.</w:t>
      </w:r>
    </w:p>
    <w:p w14:paraId="0D143A1E" w14:textId="77777777" w:rsidR="008C7A07" w:rsidRDefault="00000000">
      <w:r>
        <w:rPr>
          <w:b/>
        </w:rPr>
        <w:t xml:space="preserve">Fix. </w:t>
      </w:r>
      <w:r>
        <w:t>Compute the power-to-heart-rate or pace-to-heart-rate ratio per half-step and report the drift per step in the lap table and the analysis view. Only for steps long enough to mean anything; say so rather than reporting a number for a 60 second stage.</w:t>
      </w:r>
    </w:p>
    <w:p w14:paraId="5C064738" w14:textId="77777777" w:rsidR="008C7A07" w:rsidRDefault="00000000">
      <w:pPr>
        <w:spacing w:after="240"/>
      </w:pPr>
      <w:r>
        <w:rPr>
          <w:i/>
          <w:color w:val="666666"/>
          <w:sz w:val="18"/>
        </w:rPr>
        <w:t>Effort M · Risk medium</w:t>
      </w:r>
    </w:p>
    <w:p w14:paraId="77E723A1" w14:textId="77777777" w:rsidR="008C7A07" w:rsidRDefault="00000000">
      <w:pPr>
        <w:pStyle w:val="Otsikko2"/>
      </w:pPr>
      <w:r>
        <w:t>F. Sensors and environment</w:t>
      </w:r>
    </w:p>
    <w:p w14:paraId="794ED417" w14:textId="77777777" w:rsidR="008C7A07" w:rsidRDefault="00000000">
      <w:r>
        <w:rPr>
          <w:i/>
        </w:rPr>
        <w:t>Section 2.3 sets out the Aranet4 reasoning. The environment items matter beyond that one device.</w:t>
      </w:r>
    </w:p>
    <w:p w14:paraId="602B7941" w14:textId="77777777" w:rsidR="008C7A07" w:rsidRDefault="00000000">
      <w:pPr>
        <w:pStyle w:val="Otsikko3"/>
      </w:pPr>
      <w:r>
        <w:t>41. Connect an Aranet4 as an environment channel</w:t>
      </w:r>
    </w:p>
    <w:p w14:paraId="7ED79909" w14:textId="77777777" w:rsidR="008C7A07" w:rsidRDefault="00000000">
      <w:r>
        <w:rPr>
          <w:b/>
        </w:rPr>
        <w:t xml:space="preserve">Problem. </w:t>
      </w:r>
      <w:r>
        <w:t xml:space="preserve">CO₂, temperature, humidity and pressure are the conditioning load the airway actually carries, and none of it is recorded today. The Aranet4 exposes a vendor GATT service that fits the existing </w:t>
      </w:r>
      <w:r>
        <w:rPr>
          <w:rFonts w:ascii="Consolas" w:hAnsi="Consolas"/>
          <w:color w:val="8B2828"/>
          <w:sz w:val="19"/>
        </w:rPr>
        <w:t>SENSOR_PROFILES</w:t>
      </w:r>
      <w:r>
        <w:t xml:space="preserve"> </w:t>
      </w:r>
      <w:r>
        <w:lastRenderedPageBreak/>
        <w:t>pattern, but it samples every one to ten minutes and recent firmware may require bonding that Web Bluetooth cannot drive (section 2.3).</w:t>
      </w:r>
    </w:p>
    <w:p w14:paraId="3016FA16" w14:textId="77777777" w:rsidR="008C7A07" w:rsidRDefault="00000000">
      <w:r>
        <w:rPr>
          <w:b/>
        </w:rPr>
        <w:t xml:space="preserve">Fix. </w:t>
      </w:r>
      <w:r>
        <w:t>Add it as a low-rate environment channel with its own journal record type, not as a 1 Hz metric column. Test the pairing behaviour on the actual device before writing the parser, because that is the one thing that could make this impossible.</w:t>
      </w:r>
    </w:p>
    <w:p w14:paraId="7C84F594" w14:textId="77777777" w:rsidR="008C7A07" w:rsidRDefault="00000000">
      <w:pPr>
        <w:spacing w:after="240"/>
      </w:pPr>
      <w:r>
        <w:rPr>
          <w:i/>
          <w:color w:val="666666"/>
          <w:sz w:val="18"/>
        </w:rPr>
        <w:t>Effort M · Risk medium · test the hardware first</w:t>
      </w:r>
    </w:p>
    <w:p w14:paraId="13CE3BEF" w14:textId="77777777" w:rsidR="008C7A07" w:rsidRDefault="00000000">
      <w:pPr>
        <w:pStyle w:val="Otsikko3"/>
      </w:pPr>
      <w:r>
        <w:t>42. Add a manual environment form per session</w:t>
      </w:r>
    </w:p>
    <w:p w14:paraId="69DDFB64" w14:textId="77777777" w:rsidR="008C7A07" w:rsidRDefault="00000000">
      <w:r>
        <w:rPr>
          <w:b/>
        </w:rPr>
        <w:t xml:space="preserve">Problem. </w:t>
      </w:r>
      <w:r>
        <w:t xml:space="preserve">Already shelved in </w:t>
      </w:r>
      <w:r>
        <w:rPr>
          <w:rFonts w:ascii="Consolas" w:hAnsi="Consolas"/>
          <w:color w:val="8B2828"/>
          <w:sz w:val="19"/>
        </w:rPr>
        <w:t>tasks/todo.md</w:t>
      </w:r>
      <w:r>
        <w:t xml:space="preserve"> with the right justification. It also matters that this works when no environment sensor is present, which will be most sessions and possibly all of them if bonding blocks suggestion 41.</w:t>
      </w:r>
    </w:p>
    <w:p w14:paraId="040214AE" w14:textId="77777777" w:rsidR="008C7A07" w:rsidRDefault="00000000">
      <w:r>
        <w:rPr>
          <w:b/>
        </w:rPr>
        <w:t xml:space="preserve">Fix. </w:t>
      </w:r>
      <w:r>
        <w:t xml:space="preserve">Temperature, relative humidity, indoor or outdoor, altitude, and a free-text note as fields on </w:t>
      </w:r>
      <w:r>
        <w:rPr>
          <w:rFonts w:ascii="Consolas" w:hAnsi="Consolas"/>
          <w:color w:val="8B2828"/>
          <w:sz w:val="19"/>
        </w:rPr>
        <w:t>SessionRecord</w:t>
      </w:r>
      <w:r>
        <w:t>, prompted at session start and editable afterwards. Carry them into every export.</w:t>
      </w:r>
    </w:p>
    <w:p w14:paraId="5EE01985" w14:textId="77777777" w:rsidR="008C7A07" w:rsidRDefault="00000000">
      <w:pPr>
        <w:spacing w:after="240"/>
      </w:pPr>
      <w:r>
        <w:rPr>
          <w:i/>
          <w:color w:val="666666"/>
          <w:sz w:val="18"/>
        </w:rPr>
        <w:t>Effort S · Risk low · do this whether or not 41 works</w:t>
      </w:r>
    </w:p>
    <w:p w14:paraId="563FFA00" w14:textId="77777777" w:rsidR="008C7A07" w:rsidRDefault="00000000">
      <w:pPr>
        <w:pStyle w:val="Otsikko3"/>
      </w:pPr>
      <w:r>
        <w:t>43. Build the BLE replay harness</w:t>
      </w:r>
    </w:p>
    <w:p w14:paraId="6F66C769" w14:textId="77777777" w:rsidR="008C7A07" w:rsidRDefault="00000000">
      <w:r>
        <w:rPr>
          <w:b/>
        </w:rPr>
        <w:t xml:space="preserve">Problem. </w:t>
      </w:r>
      <w:r>
        <w:t xml:space="preserve">Shelved, and the reasoning in </w:t>
      </w:r>
      <w:r>
        <w:rPr>
          <w:rFonts w:ascii="Consolas" w:hAnsi="Consolas"/>
          <w:color w:val="8B2828"/>
          <w:sz w:val="19"/>
        </w:rPr>
        <w:t>tasks/todo.md</w:t>
      </w:r>
      <w:r>
        <w:t xml:space="preserve"> is correct: the current tests are synthetic, and real trainers break the specification in ways synthetic tests never generate. Every new sensor added makes this more valuable.</w:t>
      </w:r>
    </w:p>
    <w:p w14:paraId="54FCF92F" w14:textId="77777777" w:rsidR="008C7A07" w:rsidRDefault="00000000">
      <w:r>
        <w:rPr>
          <w:b/>
        </w:rPr>
        <w:t xml:space="preserve">Fix. </w:t>
      </w:r>
      <w:r>
        <w:t xml:space="preserve">Dump raw notification bytes with timestamps to a trace file, and add a replay mode that feeds a trace back through </w:t>
      </w:r>
      <w:r>
        <w:rPr>
          <w:rFonts w:ascii="Consolas" w:hAnsi="Consolas"/>
          <w:color w:val="8B2828"/>
          <w:sz w:val="19"/>
        </w:rPr>
        <w:t>src/ble/parse.ts</w:t>
      </w:r>
      <w:r>
        <w:t xml:space="preserve"> and </w:t>
      </w:r>
      <w:r>
        <w:rPr>
          <w:rFonts w:ascii="Consolas" w:hAnsi="Consolas"/>
          <w:color w:val="8B2828"/>
          <w:sz w:val="19"/>
        </w:rPr>
        <w:t>src/ble/manager.ts</w:t>
      </w:r>
      <w:r>
        <w:t>. Keep traces from every real device that gets paired.</w:t>
      </w:r>
    </w:p>
    <w:p w14:paraId="07F06B73" w14:textId="77777777" w:rsidR="008C7A07" w:rsidRDefault="00000000">
      <w:pPr>
        <w:spacing w:after="240"/>
      </w:pPr>
      <w:r>
        <w:rPr>
          <w:i/>
          <w:color w:val="666666"/>
          <w:sz w:val="18"/>
        </w:rPr>
        <w:t>Effort M · Risk low · pays for itself at the third new sensor</w:t>
      </w:r>
    </w:p>
    <w:p w14:paraId="2D56D96B" w14:textId="77777777" w:rsidR="008C7A07" w:rsidRDefault="00000000">
      <w:pPr>
        <w:pStyle w:val="Otsikko3"/>
      </w:pPr>
      <w:r>
        <w:t>44. Give new sensors a defined extension point</w:t>
      </w:r>
    </w:p>
    <w:p w14:paraId="77DFB203" w14:textId="77777777" w:rsidR="008C7A07" w:rsidRDefault="00000000">
      <w:r>
        <w:rPr>
          <w:b/>
        </w:rPr>
        <w:t xml:space="preserve">Problem. </w:t>
      </w:r>
      <w:r>
        <w:t xml:space="preserve">Adding CORE touched </w:t>
      </w:r>
      <w:r>
        <w:rPr>
          <w:rFonts w:ascii="Consolas" w:hAnsi="Consolas"/>
          <w:color w:val="8B2828"/>
          <w:sz w:val="19"/>
        </w:rPr>
        <w:t>MetricKey</w:t>
      </w:r>
      <w:r>
        <w:t xml:space="preserve">, </w:t>
      </w:r>
      <w:r>
        <w:rPr>
          <w:rFonts w:ascii="Consolas" w:hAnsi="Consolas"/>
          <w:color w:val="8B2828"/>
          <w:sz w:val="19"/>
        </w:rPr>
        <w:t>SENSOR_PROFILES</w:t>
      </w:r>
      <w:r>
        <w:t xml:space="preserve">, </w:t>
      </w:r>
      <w:r>
        <w:rPr>
          <w:rFonts w:ascii="Consolas" w:hAnsi="Consolas"/>
          <w:color w:val="8B2828"/>
          <w:sz w:val="19"/>
        </w:rPr>
        <w:t>KIND_PRIORITY</w:t>
      </w:r>
      <w:r>
        <w:t xml:space="preserve">, the parser, </w:t>
      </w:r>
      <w:r>
        <w:rPr>
          <w:rFonts w:ascii="Consolas" w:hAnsi="Consolas"/>
          <w:color w:val="8B2828"/>
          <w:sz w:val="19"/>
        </w:rPr>
        <w:t>Sample</w:t>
      </w:r>
      <w:r>
        <w:t>, the CSV writer and the dashboard. Adding an Aranet4 would touch the same seven places. That is the cost that makes people stop adding sensors.</w:t>
      </w:r>
    </w:p>
    <w:p w14:paraId="5BBD1C9E" w14:textId="77777777" w:rsidR="008C7A07" w:rsidRDefault="00000000">
      <w:r>
        <w:rPr>
          <w:b/>
        </w:rPr>
        <w:t xml:space="preserve">Fix. </w:t>
      </w:r>
      <w:r>
        <w:t>Define the shape once: a sensor module declares its service, its parser, its metrics, their units, their expected rate and how they are displayed, and the rest is derived. Retrofit CORE onto it as the proof, and the Aranet4 becomes cheap.</w:t>
      </w:r>
    </w:p>
    <w:p w14:paraId="00FFB916" w14:textId="77777777" w:rsidR="008C7A07" w:rsidRDefault="00000000">
      <w:pPr>
        <w:spacing w:after="240"/>
      </w:pPr>
      <w:r>
        <w:rPr>
          <w:i/>
          <w:color w:val="666666"/>
          <w:sz w:val="18"/>
        </w:rPr>
        <w:t>Effort L · Risk medium · do before 41 if both are approved</w:t>
      </w:r>
    </w:p>
    <w:p w14:paraId="6D6C32BE" w14:textId="77777777" w:rsidR="008C7A07" w:rsidRDefault="00000000">
      <w:pPr>
        <w:pStyle w:val="Otsikko2"/>
      </w:pPr>
      <w:r>
        <w:t>G. Analysis and longitudinal use</w:t>
      </w:r>
    </w:p>
    <w:p w14:paraId="6AE3943D" w14:textId="77777777" w:rsidR="008C7A07" w:rsidRDefault="00000000">
      <w:r>
        <w:rPr>
          <w:i/>
        </w:rPr>
        <w:t xml:space="preserve">All three are already shelved in </w:t>
      </w:r>
      <w:r>
        <w:rPr>
          <w:rFonts w:ascii="Consolas" w:hAnsi="Consolas"/>
          <w:i/>
          <w:color w:val="8B2828"/>
          <w:sz w:val="19"/>
        </w:rPr>
        <w:t>tasks/todo.md</w:t>
      </w:r>
      <w:r>
        <w:rPr>
          <w:i/>
        </w:rPr>
        <w:t>, and all three are about judging an athlete against their own baseline rather than a population.</w:t>
      </w:r>
    </w:p>
    <w:p w14:paraId="37BADF12" w14:textId="77777777" w:rsidR="008C7A07" w:rsidRDefault="00000000">
      <w:pPr>
        <w:pStyle w:val="Otsikko3"/>
      </w:pPr>
      <w:r>
        <w:t>45. Build the longitudinal athlete view</w:t>
      </w:r>
    </w:p>
    <w:p w14:paraId="170C9992" w14:textId="77777777" w:rsidR="008C7A07" w:rsidRDefault="00000000">
      <w:r>
        <w:rPr>
          <w:b/>
        </w:rPr>
        <w:t xml:space="preserve">Problem. </w:t>
      </w:r>
      <w:r>
        <w:rPr>
          <w:rFonts w:ascii="Consolas" w:hAnsi="Consolas"/>
          <w:color w:val="8B2828"/>
          <w:sz w:val="19"/>
        </w:rPr>
        <w:t>ui/Analysis.tsx</w:t>
      </w:r>
      <w:r>
        <w:t xml:space="preserve"> is single-session, while </w:t>
      </w:r>
      <w:r>
        <w:rPr>
          <w:rFonts w:ascii="Consolas" w:hAnsi="Consolas"/>
          <w:color w:val="8B2828"/>
          <w:sz w:val="19"/>
        </w:rPr>
        <w:t>storage.listSessions()</w:t>
      </w:r>
      <w:r>
        <w:t xml:space="preserve"> and the journal already hold every previous test day. An athlete's result is only interpretable against their own history, and athletes sit systematically above population reference ranges, so a value inside the normal range can already be a decline.</w:t>
      </w:r>
    </w:p>
    <w:p w14:paraId="596C3C52" w14:textId="77777777" w:rsidR="008C7A07" w:rsidRDefault="00000000">
      <w:r>
        <w:rPr>
          <w:b/>
        </w:rPr>
        <w:t xml:space="preserve">Fix. </w:t>
      </w:r>
      <w:r>
        <w:t xml:space="preserve">Overlay lactate curves, threshold estimates and mean-maximal curves across test days for one athlete, with the dates visible. The best-curve machinery in </w:t>
      </w:r>
      <w:r>
        <w:rPr>
          <w:rFonts w:ascii="Consolas" w:hAnsi="Consolas"/>
          <w:color w:val="8B2828"/>
          <w:sz w:val="19"/>
        </w:rPr>
        <w:t>App.tsx</w:t>
      </w:r>
      <w:r>
        <w:t xml:space="preserve"> already reads back the last twenty sessions, so the read path exists.</w:t>
      </w:r>
    </w:p>
    <w:p w14:paraId="2852FE2A" w14:textId="77777777" w:rsidR="008C7A07" w:rsidRDefault="00000000">
      <w:pPr>
        <w:spacing w:after="240"/>
      </w:pPr>
      <w:r>
        <w:rPr>
          <w:i/>
          <w:color w:val="666666"/>
          <w:sz w:val="18"/>
        </w:rPr>
        <w:lastRenderedPageBreak/>
        <w:t>Effort L · Risk low · the highest-value analysis item</w:t>
      </w:r>
    </w:p>
    <w:p w14:paraId="12ED6C13" w14:textId="77777777" w:rsidR="008C7A07" w:rsidRDefault="00000000">
      <w:pPr>
        <w:pStyle w:val="Otsikko3"/>
      </w:pPr>
      <w:r>
        <w:t>46. Put uncertainty bands on the threshold estimates</w:t>
      </w:r>
    </w:p>
    <w:p w14:paraId="3957CE13" w14:textId="77777777" w:rsidR="008C7A07" w:rsidRDefault="00000000">
      <w:r>
        <w:rPr>
          <w:b/>
        </w:rPr>
        <w:t xml:space="preserve">Problem. </w:t>
      </w:r>
      <w:r>
        <w:t>Six threshold methods are reported side by side, which is the right call, but each is a point estimate from a cubic through five or six noisy points. Six decimal places of apparent confidence is the wrong impression to give.</w:t>
      </w:r>
    </w:p>
    <w:p w14:paraId="78897914" w14:textId="77777777" w:rsidR="008C7A07" w:rsidRDefault="00000000">
      <w:r>
        <w:rPr>
          <w:b/>
        </w:rPr>
        <w:t xml:space="preserve">Fix. </w:t>
      </w:r>
      <w:r>
        <w:t xml:space="preserve">Leave-one-out or bootstrap bands per method in </w:t>
      </w:r>
      <w:r>
        <w:rPr>
          <w:rFonts w:ascii="Consolas" w:hAnsi="Consolas"/>
          <w:color w:val="8B2828"/>
          <w:sz w:val="19"/>
        </w:rPr>
        <w:t>src/model/analysis.ts</w:t>
      </w:r>
      <w:r>
        <w:t>, drawn on the chart and carried into the export. Where a fit is too poorly determined to band, say that instead of showing a number.</w:t>
      </w:r>
    </w:p>
    <w:p w14:paraId="4CF6EDB9" w14:textId="77777777" w:rsidR="008C7A07" w:rsidRDefault="00000000">
      <w:pPr>
        <w:spacing w:after="240"/>
      </w:pPr>
      <w:r>
        <w:rPr>
          <w:i/>
          <w:color w:val="666666"/>
          <w:sz w:val="18"/>
        </w:rPr>
        <w:t>Effort M · Risk medium</w:t>
      </w:r>
    </w:p>
    <w:p w14:paraId="380ABCFB" w14:textId="77777777" w:rsidR="008C7A07" w:rsidRDefault="00000000">
      <w:pPr>
        <w:pStyle w:val="Otsikko3"/>
      </w:pPr>
      <w:r>
        <w:t>47. Add the ventilatory layer</w:t>
      </w:r>
    </w:p>
    <w:p w14:paraId="0F00BCCF" w14:textId="77777777" w:rsidR="008C7A07" w:rsidRDefault="00000000">
      <w:r>
        <w:rPr>
          <w:b/>
        </w:rPr>
        <w:t xml:space="preserve">Problem. </w:t>
      </w:r>
      <w:r>
        <w:t>Shelved already. VT1 and VT2 from a metabolic cart placed beside the lactate thresholds is the comparison that makes both interpretable, and it is also the only way the VO₂ estimates in section E ever get validated.</w:t>
      </w:r>
    </w:p>
    <w:p w14:paraId="2A57F996" w14:textId="77777777" w:rsidR="008C7A07" w:rsidRDefault="00000000">
      <w:r>
        <w:rPr>
          <w:b/>
        </w:rPr>
        <w:t xml:space="preserve">Fix. </w:t>
      </w:r>
      <w:r>
        <w:t>Import VE, VO₂ and VCO₂ from a cart export, align on the session clock, and plot the ventilatory thresholds against the lactate ones. Start with one cart's export format rather than trying to be general.</w:t>
      </w:r>
    </w:p>
    <w:p w14:paraId="0C0EC5AA" w14:textId="77777777" w:rsidR="008C7A07" w:rsidRDefault="00000000">
      <w:pPr>
        <w:spacing w:after="240"/>
        <w:rPr>
          <w:ins w:id="55" w:author="Rikhard Mäki-Heikkilä" w:date="2026-08-13T13:25:00Z" w16du:dateUtc="2026-08-13T10:25:00Z"/>
          <w:i/>
          <w:color w:val="666666"/>
          <w:sz w:val="18"/>
        </w:rPr>
      </w:pPr>
      <w:r>
        <w:rPr>
          <w:i/>
          <w:color w:val="666666"/>
          <w:sz w:val="18"/>
        </w:rPr>
        <w:t>Effort L · Risk medium · validates 35 and 36</w:t>
      </w:r>
    </w:p>
    <w:p w14:paraId="151BB61F" w14:textId="7688AC61" w:rsidR="004E2E48" w:rsidRDefault="004E2E48">
      <w:pPr>
        <w:spacing w:after="240"/>
      </w:pPr>
      <w:ins w:id="56" w:author="Rikhard Mäki-Heikkilä" w:date="2026-08-13T13:25:00Z" w16du:dateUtc="2026-08-13T10:25:00Z">
        <w:r>
          <w:rPr>
            <w:i/>
            <w:color w:val="666666"/>
            <w:sz w:val="18"/>
          </w:rPr>
          <w:t xml:space="preserve">make </w:t>
        </w:r>
        <w:proofErr w:type="spellStart"/>
        <w:r>
          <w:rPr>
            <w:i/>
            <w:color w:val="666666"/>
            <w:sz w:val="18"/>
          </w:rPr>
          <w:t>tymewear</w:t>
        </w:r>
        <w:proofErr w:type="spellEnd"/>
        <w:r>
          <w:rPr>
            <w:i/>
            <w:color w:val="666666"/>
            <w:sz w:val="18"/>
          </w:rPr>
          <w:t xml:space="preserve"> ventilation channels too</w:t>
        </w:r>
      </w:ins>
    </w:p>
    <w:p w14:paraId="2DC1B9E4" w14:textId="77777777" w:rsidR="008C7A07" w:rsidRDefault="00000000">
      <w:pPr>
        <w:pStyle w:val="Otsikko2"/>
      </w:pPr>
      <w:r>
        <w:t>H. Research use, provenance and privacy</w:t>
      </w:r>
    </w:p>
    <w:p w14:paraId="7C051CF7" w14:textId="77777777" w:rsidR="008C7A07" w:rsidRDefault="00000000">
      <w:r>
        <w:rPr>
          <w:i/>
        </w:rPr>
        <w:t>Section 2.2 sets out the reasoning. These three turn it into work.</w:t>
      </w:r>
    </w:p>
    <w:p w14:paraId="6B353853" w14:textId="77777777" w:rsidR="008C7A07" w:rsidRDefault="00000000">
      <w:pPr>
        <w:pStyle w:val="Otsikko3"/>
      </w:pPr>
      <w:r>
        <w:t>48. Write a documented research export with a metadata sidecar</w:t>
      </w:r>
    </w:p>
    <w:p w14:paraId="73BEA715" w14:textId="77777777" w:rsidR="008C7A07" w:rsidRDefault="00000000">
      <w:r>
        <w:rPr>
          <w:b/>
        </w:rPr>
        <w:t xml:space="preserve">Problem. </w:t>
      </w:r>
      <w:r>
        <w:rPr>
          <w:rFonts w:ascii="Consolas" w:hAnsi="Consolas"/>
          <w:color w:val="8B2828"/>
          <w:sz w:val="19"/>
        </w:rPr>
        <w:t>samplesToCsv()</w:t>
      </w:r>
      <w:r>
        <w:t xml:space="preserve"> is close to what research needs but has no documented contract, no data dictionary and no metadata beyond what fits in column headers. A CSV whose columns are undocumented is not reusable a year later, and a year later is when it gets analysed.</w:t>
      </w:r>
    </w:p>
    <w:p w14:paraId="741CD639" w14:textId="77777777" w:rsidR="008C7A07" w:rsidRDefault="00000000">
      <w:r>
        <w:rPr>
          <w:b/>
        </w:rPr>
        <w:t xml:space="preserve">Fix. </w:t>
      </w:r>
      <w:r>
        <w:t>Write a sidecar JSON next to every session export: every column with its unit and source device, sensor make, model and firmware, sampling rates, the protocol as written and as executed (they diverge on every intensity trim and every step jump), clock offsets, environment, and the app version. Freeze the CSV column contract and test it.</w:t>
      </w:r>
    </w:p>
    <w:p w14:paraId="115343D1" w14:textId="77777777" w:rsidR="008C7A07" w:rsidRDefault="00000000">
      <w:pPr>
        <w:spacing w:after="240"/>
      </w:pPr>
      <w:r>
        <w:rPr>
          <w:i/>
          <w:color w:val="666666"/>
          <w:sz w:val="18"/>
        </w:rPr>
        <w:t>Effort M · Risk low · the item that makes exports citable</w:t>
      </w:r>
    </w:p>
    <w:p w14:paraId="425D6D30" w14:textId="77777777" w:rsidR="008C7A07" w:rsidRDefault="00000000">
      <w:pPr>
        <w:pStyle w:val="Otsikko3"/>
      </w:pPr>
      <w:r>
        <w:t>49. Stamp every derived number with its method and code version</w:t>
      </w:r>
    </w:p>
    <w:p w14:paraId="15329020" w14:textId="77777777" w:rsidR="008C7A07" w:rsidRDefault="00000000">
      <w:r>
        <w:rPr>
          <w:b/>
        </w:rPr>
        <w:t xml:space="preserve">Problem. </w:t>
      </w:r>
      <w:r>
        <w:t>Thresholds, critical power, normalised power and the VO₂ estimates are all computed from choices that could reasonably have been made differently. Nothing in an export says which choice was made or which version of the code made it.</w:t>
      </w:r>
    </w:p>
    <w:p w14:paraId="4FCFCC41" w14:textId="77777777" w:rsidR="008C7A07" w:rsidRDefault="00000000">
      <w:r>
        <w:rPr>
          <w:b/>
        </w:rPr>
        <w:t xml:space="preserve">Fix. </w:t>
      </w:r>
      <w:r>
        <w:t>Attach a method identifier and a version to every derived value, in the analysis view and in every export. This is what makes a number reproducible rather than merely repeatable.</w:t>
      </w:r>
    </w:p>
    <w:p w14:paraId="71DBAF07" w14:textId="77777777" w:rsidR="008C7A07" w:rsidRDefault="00000000">
      <w:pPr>
        <w:spacing w:after="240"/>
      </w:pPr>
      <w:r>
        <w:rPr>
          <w:i/>
          <w:color w:val="666666"/>
          <w:sz w:val="18"/>
        </w:rPr>
        <w:t>Effort M · Risk low</w:t>
      </w:r>
    </w:p>
    <w:p w14:paraId="13D6A272" w14:textId="77777777" w:rsidR="008C7A07" w:rsidRDefault="00000000">
      <w:pPr>
        <w:pStyle w:val="Otsikko3"/>
      </w:pPr>
      <w:r>
        <w:t>50. Remove participant identifiers from filenames and exports</w:t>
      </w:r>
    </w:p>
    <w:p w14:paraId="2C22AF7B" w14:textId="77777777" w:rsidR="008C7A07" w:rsidRDefault="00000000">
      <w:r>
        <w:rPr>
          <w:b/>
        </w:rPr>
        <w:t xml:space="preserve">Problem. </w:t>
      </w:r>
      <w:r>
        <w:rPr>
          <w:rFonts w:ascii="Consolas" w:hAnsi="Consolas"/>
          <w:color w:val="8B2828"/>
          <w:sz w:val="19"/>
        </w:rPr>
        <w:t>athlete.name</w:t>
      </w:r>
      <w:r>
        <w:t xml:space="preserve"> goes into the journal header, into the settings file, and by way of the protocol name into session directory names and export filenames. For research use, and for anything that gets copied to a shared drive, that is an identifier travelling with the data.</w:t>
      </w:r>
    </w:p>
    <w:p w14:paraId="49B2C0C6" w14:textId="77777777" w:rsidR="008C7A07" w:rsidRDefault="00000000">
      <w:r>
        <w:rPr>
          <w:b/>
        </w:rPr>
        <w:lastRenderedPageBreak/>
        <w:t xml:space="preserve">Fix. </w:t>
      </w:r>
      <w:r>
        <w:t>Use a pseudonymous participant code inside the record and in every filename, keep the mapping in a separate local file that is never exported or mirrored, and add a check that no export path contains a name. Make it the default rather than an option.</w:t>
      </w:r>
    </w:p>
    <w:p w14:paraId="699A4385" w14:textId="77777777" w:rsidR="008C7A07" w:rsidRDefault="00000000">
      <w:pPr>
        <w:spacing w:after="240"/>
      </w:pPr>
      <w:r>
        <w:rPr>
          <w:i/>
          <w:color w:val="666666"/>
          <w:sz w:val="18"/>
        </w:rPr>
        <w:t>Effort M · Risk medium · do before any data leaves the machine</w:t>
      </w:r>
    </w:p>
    <w:p w14:paraId="5E1D2C1E" w14:textId="77777777" w:rsidR="008C7A07" w:rsidRDefault="00000000">
      <w:r>
        <w:br w:type="page"/>
      </w:r>
    </w:p>
    <w:p w14:paraId="20325CD5" w14:textId="77777777" w:rsidR="008C7A07" w:rsidRDefault="00000000">
      <w:pPr>
        <w:pStyle w:val="Otsikko1"/>
      </w:pPr>
      <w:r>
        <w:lastRenderedPageBreak/>
        <w:t>4. Decision table</w:t>
      </w:r>
    </w:p>
    <w:p w14:paraId="47201A5D" w14:textId="77777777" w:rsidR="008C7A07" w:rsidRDefault="00000000">
      <w:r>
        <w:rPr>
          <w:i/>
        </w:rPr>
        <w:t>Mark each row yes, no or later. Anything marked yes becomes the implementation task list.</w:t>
      </w:r>
    </w:p>
    <w:tbl>
      <w:tblPr>
        <w:tblStyle w:val="Vaalearuudukko-korostus1"/>
        <w:tblW w:w="0" w:type="auto"/>
        <w:tblLook w:val="04A0" w:firstRow="1" w:lastRow="0" w:firstColumn="1" w:lastColumn="0" w:noHBand="0" w:noVBand="1"/>
      </w:tblPr>
      <w:tblGrid>
        <w:gridCol w:w="567"/>
        <w:gridCol w:w="4989"/>
        <w:gridCol w:w="794"/>
        <w:gridCol w:w="794"/>
        <w:gridCol w:w="1814"/>
      </w:tblGrid>
      <w:tr w:rsidR="008C7A07" w14:paraId="5454679B" w14:textId="77777777" w:rsidTr="008C7A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35A04A76" w14:textId="77777777" w:rsidR="008C7A07" w:rsidRDefault="00000000">
            <w:r>
              <w:rPr>
                <w:sz w:val="19"/>
              </w:rPr>
              <w:t>#</w:t>
            </w:r>
          </w:p>
        </w:tc>
        <w:tc>
          <w:tcPr>
            <w:tcW w:w="4989" w:type="dxa"/>
          </w:tcPr>
          <w:p w14:paraId="61556130" w14:textId="77777777" w:rsidR="008C7A07" w:rsidRDefault="00000000">
            <w:pPr>
              <w:cnfStyle w:val="100000000000" w:firstRow="1" w:lastRow="0" w:firstColumn="0" w:lastColumn="0" w:oddVBand="0" w:evenVBand="0" w:oddHBand="0" w:evenHBand="0" w:firstRowFirstColumn="0" w:firstRowLastColumn="0" w:lastRowFirstColumn="0" w:lastRowLastColumn="0"/>
            </w:pPr>
            <w:r>
              <w:rPr>
                <w:sz w:val="19"/>
              </w:rPr>
              <w:t>Suggestion</w:t>
            </w:r>
          </w:p>
        </w:tc>
        <w:tc>
          <w:tcPr>
            <w:tcW w:w="794" w:type="dxa"/>
          </w:tcPr>
          <w:p w14:paraId="237E63DA" w14:textId="77777777" w:rsidR="008C7A07" w:rsidRDefault="00000000">
            <w:pPr>
              <w:cnfStyle w:val="100000000000" w:firstRow="1" w:lastRow="0" w:firstColumn="0" w:lastColumn="0" w:oddVBand="0" w:evenVBand="0" w:oddHBand="0" w:evenHBand="0" w:firstRowFirstColumn="0" w:firstRowLastColumn="0" w:lastRowFirstColumn="0" w:lastRowLastColumn="0"/>
            </w:pPr>
            <w:r>
              <w:rPr>
                <w:sz w:val="19"/>
              </w:rPr>
              <w:t>Group</w:t>
            </w:r>
          </w:p>
        </w:tc>
        <w:tc>
          <w:tcPr>
            <w:tcW w:w="794" w:type="dxa"/>
          </w:tcPr>
          <w:p w14:paraId="42C96DDF" w14:textId="77777777" w:rsidR="008C7A07" w:rsidRDefault="00000000">
            <w:pPr>
              <w:cnfStyle w:val="100000000000" w:firstRow="1" w:lastRow="0" w:firstColumn="0" w:lastColumn="0" w:oddVBand="0" w:evenVBand="0" w:oddHBand="0" w:evenHBand="0" w:firstRowFirstColumn="0" w:firstRowLastColumn="0" w:lastRowFirstColumn="0" w:lastRowLastColumn="0"/>
            </w:pPr>
            <w:r>
              <w:rPr>
                <w:sz w:val="19"/>
              </w:rPr>
              <w:t>Effort</w:t>
            </w:r>
          </w:p>
        </w:tc>
        <w:tc>
          <w:tcPr>
            <w:tcW w:w="1814" w:type="dxa"/>
          </w:tcPr>
          <w:p w14:paraId="4488EF62" w14:textId="77777777" w:rsidR="008C7A07" w:rsidRDefault="00000000">
            <w:pPr>
              <w:cnfStyle w:val="100000000000" w:firstRow="1" w:lastRow="0" w:firstColumn="0" w:lastColumn="0" w:oddVBand="0" w:evenVBand="0" w:oddHBand="0" w:evenHBand="0" w:firstRowFirstColumn="0" w:firstRowLastColumn="0" w:lastRowFirstColumn="0" w:lastRowLastColumn="0"/>
            </w:pPr>
            <w:r>
              <w:rPr>
                <w:sz w:val="19"/>
              </w:rPr>
              <w:t>Decision</w:t>
            </w:r>
          </w:p>
        </w:tc>
      </w:tr>
      <w:tr w:rsidR="008C7A07" w14:paraId="28F4B64C" w14:textId="77777777" w:rsidTr="008C7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5177974" w14:textId="77777777" w:rsidR="008C7A07" w:rsidRDefault="00000000">
            <w:pPr>
              <w:spacing w:after="40"/>
            </w:pPr>
            <w:r>
              <w:rPr>
                <w:sz w:val="18"/>
              </w:rPr>
              <w:t>1</w:t>
            </w:r>
          </w:p>
        </w:tc>
        <w:tc>
          <w:tcPr>
            <w:tcW w:w="4989" w:type="dxa"/>
          </w:tcPr>
          <w:p w14:paraId="309B304E"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Record the treadmill gradient into every sample</w:t>
            </w:r>
          </w:p>
        </w:tc>
        <w:tc>
          <w:tcPr>
            <w:tcW w:w="794" w:type="dxa"/>
          </w:tcPr>
          <w:p w14:paraId="4C990005"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A</w:t>
            </w:r>
          </w:p>
        </w:tc>
        <w:tc>
          <w:tcPr>
            <w:tcW w:w="794" w:type="dxa"/>
          </w:tcPr>
          <w:p w14:paraId="24A297EF"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S</w:t>
            </w:r>
          </w:p>
        </w:tc>
        <w:tc>
          <w:tcPr>
            <w:tcW w:w="1814" w:type="dxa"/>
          </w:tcPr>
          <w:p w14:paraId="0CAB76AE" w14:textId="77777777" w:rsidR="008C7A07" w:rsidRDefault="008C7A07">
            <w:pPr>
              <w:spacing w:after="40"/>
              <w:cnfStyle w:val="000000100000" w:firstRow="0" w:lastRow="0" w:firstColumn="0" w:lastColumn="0" w:oddVBand="0" w:evenVBand="0" w:oddHBand="1" w:evenHBand="0" w:firstRowFirstColumn="0" w:firstRowLastColumn="0" w:lastRowFirstColumn="0" w:lastRowLastColumn="0"/>
            </w:pPr>
          </w:p>
        </w:tc>
      </w:tr>
      <w:tr w:rsidR="008C7A07" w14:paraId="3D0281BC" w14:textId="77777777" w:rsidTr="008C7A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F024738" w14:textId="77777777" w:rsidR="008C7A07" w:rsidRDefault="00000000">
            <w:pPr>
              <w:spacing w:after="40"/>
            </w:pPr>
            <w:r>
              <w:rPr>
                <w:sz w:val="18"/>
              </w:rPr>
              <w:t>2</w:t>
            </w:r>
          </w:p>
        </w:tc>
        <w:tc>
          <w:tcPr>
            <w:tcW w:w="4989" w:type="dxa"/>
          </w:tcPr>
          <w:p w14:paraId="2572FF5E"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Record machine distance instead of integrating speed</w:t>
            </w:r>
          </w:p>
        </w:tc>
        <w:tc>
          <w:tcPr>
            <w:tcW w:w="794" w:type="dxa"/>
          </w:tcPr>
          <w:p w14:paraId="47BB92B0"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A</w:t>
            </w:r>
          </w:p>
        </w:tc>
        <w:tc>
          <w:tcPr>
            <w:tcW w:w="794" w:type="dxa"/>
          </w:tcPr>
          <w:p w14:paraId="01F7461A"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S</w:t>
            </w:r>
          </w:p>
        </w:tc>
        <w:tc>
          <w:tcPr>
            <w:tcW w:w="1814" w:type="dxa"/>
          </w:tcPr>
          <w:p w14:paraId="064916F6" w14:textId="77777777" w:rsidR="008C7A07" w:rsidRDefault="008C7A07">
            <w:pPr>
              <w:spacing w:after="40"/>
              <w:cnfStyle w:val="000000010000" w:firstRow="0" w:lastRow="0" w:firstColumn="0" w:lastColumn="0" w:oddVBand="0" w:evenVBand="0" w:oddHBand="0" w:evenHBand="1" w:firstRowFirstColumn="0" w:firstRowLastColumn="0" w:lastRowFirstColumn="0" w:lastRowLastColumn="0"/>
            </w:pPr>
          </w:p>
        </w:tc>
      </w:tr>
      <w:tr w:rsidR="008C7A07" w14:paraId="5508D006" w14:textId="77777777" w:rsidTr="008C7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437D3C6" w14:textId="77777777" w:rsidR="008C7A07" w:rsidRDefault="00000000">
            <w:pPr>
              <w:spacing w:after="40"/>
            </w:pPr>
            <w:r>
              <w:rPr>
                <w:sz w:val="18"/>
              </w:rPr>
              <w:t>3</w:t>
            </w:r>
          </w:p>
        </w:tc>
        <w:tc>
          <w:tcPr>
            <w:tcW w:w="4989" w:type="dxa"/>
          </w:tcPr>
          <w:p w14:paraId="0CC413E5"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Record trainer resistance level</w:t>
            </w:r>
          </w:p>
        </w:tc>
        <w:tc>
          <w:tcPr>
            <w:tcW w:w="794" w:type="dxa"/>
          </w:tcPr>
          <w:p w14:paraId="593BFE2C"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A</w:t>
            </w:r>
          </w:p>
        </w:tc>
        <w:tc>
          <w:tcPr>
            <w:tcW w:w="794" w:type="dxa"/>
          </w:tcPr>
          <w:p w14:paraId="6D92D0D9"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S</w:t>
            </w:r>
          </w:p>
        </w:tc>
        <w:tc>
          <w:tcPr>
            <w:tcW w:w="1814" w:type="dxa"/>
          </w:tcPr>
          <w:p w14:paraId="34630021" w14:textId="77777777" w:rsidR="008C7A07" w:rsidRDefault="008C7A07">
            <w:pPr>
              <w:spacing w:after="40"/>
              <w:cnfStyle w:val="000000100000" w:firstRow="0" w:lastRow="0" w:firstColumn="0" w:lastColumn="0" w:oddVBand="0" w:evenVBand="0" w:oddHBand="1" w:evenHBand="0" w:firstRowFirstColumn="0" w:firstRowLastColumn="0" w:lastRowFirstColumn="0" w:lastRowLastColumn="0"/>
            </w:pPr>
          </w:p>
        </w:tc>
      </w:tr>
      <w:tr w:rsidR="008C7A07" w14:paraId="60F93899" w14:textId="77777777" w:rsidTr="008C7A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E214E72" w14:textId="77777777" w:rsidR="008C7A07" w:rsidRDefault="00000000">
            <w:pPr>
              <w:spacing w:after="40"/>
            </w:pPr>
            <w:r>
              <w:rPr>
                <w:sz w:val="18"/>
              </w:rPr>
              <w:t>4</w:t>
            </w:r>
          </w:p>
        </w:tc>
        <w:tc>
          <w:tcPr>
            <w:tcW w:w="4989" w:type="dxa"/>
          </w:tcPr>
          <w:p w14:paraId="6ECB4434"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Get running cadence onto the run screen and into the record</w:t>
            </w:r>
          </w:p>
        </w:tc>
        <w:tc>
          <w:tcPr>
            <w:tcW w:w="794" w:type="dxa"/>
          </w:tcPr>
          <w:p w14:paraId="07046219"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A</w:t>
            </w:r>
          </w:p>
        </w:tc>
        <w:tc>
          <w:tcPr>
            <w:tcW w:w="794" w:type="dxa"/>
          </w:tcPr>
          <w:p w14:paraId="4E341F70"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S</w:t>
            </w:r>
          </w:p>
        </w:tc>
        <w:tc>
          <w:tcPr>
            <w:tcW w:w="1814" w:type="dxa"/>
          </w:tcPr>
          <w:p w14:paraId="40A6FB08" w14:textId="77777777" w:rsidR="008C7A07" w:rsidRDefault="008C7A07">
            <w:pPr>
              <w:spacing w:after="40"/>
              <w:cnfStyle w:val="000000010000" w:firstRow="0" w:lastRow="0" w:firstColumn="0" w:lastColumn="0" w:oddVBand="0" w:evenVBand="0" w:oddHBand="0" w:evenHBand="1" w:firstRowFirstColumn="0" w:firstRowLastColumn="0" w:lastRowFirstColumn="0" w:lastRowLastColumn="0"/>
            </w:pPr>
          </w:p>
        </w:tc>
      </w:tr>
      <w:tr w:rsidR="008C7A07" w14:paraId="31888769" w14:textId="77777777" w:rsidTr="008C7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3FD257D" w14:textId="77777777" w:rsidR="008C7A07" w:rsidRDefault="00000000">
            <w:pPr>
              <w:spacing w:after="40"/>
            </w:pPr>
            <w:r>
              <w:rPr>
                <w:sz w:val="18"/>
              </w:rPr>
              <w:t>5</w:t>
            </w:r>
          </w:p>
        </w:tc>
        <w:tc>
          <w:tcPr>
            <w:tcW w:w="4989" w:type="dxa"/>
          </w:tcPr>
          <w:p w14:paraId="3194196F"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Record the commanded gradient beside the commanded speed</w:t>
            </w:r>
          </w:p>
        </w:tc>
        <w:tc>
          <w:tcPr>
            <w:tcW w:w="794" w:type="dxa"/>
          </w:tcPr>
          <w:p w14:paraId="19A075D1"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A</w:t>
            </w:r>
          </w:p>
        </w:tc>
        <w:tc>
          <w:tcPr>
            <w:tcW w:w="794" w:type="dxa"/>
          </w:tcPr>
          <w:p w14:paraId="3BD49922"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S</w:t>
            </w:r>
          </w:p>
        </w:tc>
        <w:tc>
          <w:tcPr>
            <w:tcW w:w="1814" w:type="dxa"/>
          </w:tcPr>
          <w:p w14:paraId="66038EC2" w14:textId="77777777" w:rsidR="008C7A07" w:rsidRDefault="008C7A07">
            <w:pPr>
              <w:spacing w:after="40"/>
              <w:cnfStyle w:val="000000100000" w:firstRow="0" w:lastRow="0" w:firstColumn="0" w:lastColumn="0" w:oddVBand="0" w:evenVBand="0" w:oddHBand="1" w:evenHBand="0" w:firstRowFirstColumn="0" w:firstRowLastColumn="0" w:lastRowFirstColumn="0" w:lastRowLastColumn="0"/>
            </w:pPr>
          </w:p>
        </w:tc>
      </w:tr>
      <w:tr w:rsidR="008C7A07" w14:paraId="5DA19CA8" w14:textId="77777777" w:rsidTr="008C7A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DBFA64D" w14:textId="77777777" w:rsidR="008C7A07" w:rsidRDefault="00000000">
            <w:pPr>
              <w:spacing w:after="40"/>
            </w:pPr>
            <w:r>
              <w:rPr>
                <w:sz w:val="18"/>
              </w:rPr>
              <w:t>6</w:t>
            </w:r>
          </w:p>
        </w:tc>
        <w:tc>
          <w:tcPr>
            <w:tcW w:w="4989" w:type="dxa"/>
          </w:tcPr>
          <w:p w14:paraId="1C5BCC0A"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Record which device supplied each metric</w:t>
            </w:r>
          </w:p>
        </w:tc>
        <w:tc>
          <w:tcPr>
            <w:tcW w:w="794" w:type="dxa"/>
          </w:tcPr>
          <w:p w14:paraId="08AF5CF9"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A</w:t>
            </w:r>
          </w:p>
        </w:tc>
        <w:tc>
          <w:tcPr>
            <w:tcW w:w="794" w:type="dxa"/>
          </w:tcPr>
          <w:p w14:paraId="4A8E7EEB"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M</w:t>
            </w:r>
          </w:p>
        </w:tc>
        <w:tc>
          <w:tcPr>
            <w:tcW w:w="1814" w:type="dxa"/>
          </w:tcPr>
          <w:p w14:paraId="57A7DBA1" w14:textId="77777777" w:rsidR="008C7A07" w:rsidRDefault="008C7A07">
            <w:pPr>
              <w:spacing w:after="40"/>
              <w:cnfStyle w:val="000000010000" w:firstRow="0" w:lastRow="0" w:firstColumn="0" w:lastColumn="0" w:oddVBand="0" w:evenVBand="0" w:oddHBand="0" w:evenHBand="1" w:firstRowFirstColumn="0" w:firstRowLastColumn="0" w:lastRowFirstColumn="0" w:lastRowLastColumn="0"/>
            </w:pPr>
          </w:p>
        </w:tc>
      </w:tr>
      <w:tr w:rsidR="008C7A07" w14:paraId="63BB594C" w14:textId="77777777" w:rsidTr="008C7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C03CBD3" w14:textId="77777777" w:rsidR="008C7A07" w:rsidRDefault="00000000">
            <w:pPr>
              <w:spacing w:after="40"/>
            </w:pPr>
            <w:r>
              <w:rPr>
                <w:sz w:val="18"/>
              </w:rPr>
              <w:t>7</w:t>
            </w:r>
          </w:p>
        </w:tc>
        <w:tc>
          <w:tcPr>
            <w:tcW w:w="4989" w:type="dxa"/>
          </w:tcPr>
          <w:p w14:paraId="58AF1B9E"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Record RR intervals</w:t>
            </w:r>
          </w:p>
        </w:tc>
        <w:tc>
          <w:tcPr>
            <w:tcW w:w="794" w:type="dxa"/>
          </w:tcPr>
          <w:p w14:paraId="50C35E8E"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A</w:t>
            </w:r>
          </w:p>
        </w:tc>
        <w:tc>
          <w:tcPr>
            <w:tcW w:w="794" w:type="dxa"/>
          </w:tcPr>
          <w:p w14:paraId="720F4579"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M</w:t>
            </w:r>
          </w:p>
        </w:tc>
        <w:tc>
          <w:tcPr>
            <w:tcW w:w="1814" w:type="dxa"/>
          </w:tcPr>
          <w:p w14:paraId="4EE935A2" w14:textId="77777777" w:rsidR="008C7A07" w:rsidRDefault="008C7A07">
            <w:pPr>
              <w:spacing w:after="40"/>
              <w:cnfStyle w:val="000000100000" w:firstRow="0" w:lastRow="0" w:firstColumn="0" w:lastColumn="0" w:oddVBand="0" w:evenVBand="0" w:oddHBand="1" w:evenHBand="0" w:firstRowFirstColumn="0" w:firstRowLastColumn="0" w:lastRowFirstColumn="0" w:lastRowLastColumn="0"/>
            </w:pPr>
          </w:p>
        </w:tc>
      </w:tr>
      <w:tr w:rsidR="008C7A07" w14:paraId="1C60513C" w14:textId="77777777" w:rsidTr="008C7A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55DA376" w14:textId="77777777" w:rsidR="008C7A07" w:rsidRDefault="00000000">
            <w:pPr>
              <w:spacing w:after="40"/>
            </w:pPr>
            <w:r>
              <w:rPr>
                <w:sz w:val="18"/>
              </w:rPr>
              <w:t>8</w:t>
            </w:r>
          </w:p>
        </w:tc>
        <w:tc>
          <w:tcPr>
            <w:tcW w:w="4989" w:type="dxa"/>
          </w:tcPr>
          <w:p w14:paraId="14549A18"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Version the sample schema and decode forward-compatibly</w:t>
            </w:r>
          </w:p>
        </w:tc>
        <w:tc>
          <w:tcPr>
            <w:tcW w:w="794" w:type="dxa"/>
          </w:tcPr>
          <w:p w14:paraId="0CA8555A"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A</w:t>
            </w:r>
          </w:p>
        </w:tc>
        <w:tc>
          <w:tcPr>
            <w:tcW w:w="794" w:type="dxa"/>
          </w:tcPr>
          <w:p w14:paraId="30DF0DE0"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M</w:t>
            </w:r>
          </w:p>
        </w:tc>
        <w:tc>
          <w:tcPr>
            <w:tcW w:w="1814" w:type="dxa"/>
          </w:tcPr>
          <w:p w14:paraId="78241C58" w14:textId="77777777" w:rsidR="008C7A07" w:rsidRDefault="008C7A07">
            <w:pPr>
              <w:spacing w:after="40"/>
              <w:cnfStyle w:val="000000010000" w:firstRow="0" w:lastRow="0" w:firstColumn="0" w:lastColumn="0" w:oddVBand="0" w:evenVBand="0" w:oddHBand="0" w:evenHBand="1" w:firstRowFirstColumn="0" w:firstRowLastColumn="0" w:lastRowFirstColumn="0" w:lastRowLastColumn="0"/>
            </w:pPr>
          </w:p>
        </w:tc>
      </w:tr>
      <w:tr w:rsidR="008C7A07" w14:paraId="33D2DECA" w14:textId="77777777" w:rsidTr="008C7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3619289D" w14:textId="77777777" w:rsidR="008C7A07" w:rsidRDefault="00000000">
            <w:pPr>
              <w:spacing w:after="40"/>
            </w:pPr>
            <w:r>
              <w:rPr>
                <w:sz w:val="18"/>
              </w:rPr>
              <w:t>9</w:t>
            </w:r>
          </w:p>
        </w:tc>
        <w:tc>
          <w:tcPr>
            <w:tcW w:w="4989" w:type="dxa"/>
          </w:tcPr>
          <w:p w14:paraId="7E37E340"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Write the required Calories element</w:t>
            </w:r>
          </w:p>
        </w:tc>
        <w:tc>
          <w:tcPr>
            <w:tcW w:w="794" w:type="dxa"/>
          </w:tcPr>
          <w:p w14:paraId="411614BF"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B</w:t>
            </w:r>
          </w:p>
        </w:tc>
        <w:tc>
          <w:tcPr>
            <w:tcW w:w="794" w:type="dxa"/>
          </w:tcPr>
          <w:p w14:paraId="0726BF07"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S</w:t>
            </w:r>
          </w:p>
        </w:tc>
        <w:tc>
          <w:tcPr>
            <w:tcW w:w="1814" w:type="dxa"/>
          </w:tcPr>
          <w:p w14:paraId="747B28A3" w14:textId="77777777" w:rsidR="008C7A07" w:rsidRDefault="008C7A07">
            <w:pPr>
              <w:spacing w:after="40"/>
              <w:cnfStyle w:val="000000100000" w:firstRow="0" w:lastRow="0" w:firstColumn="0" w:lastColumn="0" w:oddVBand="0" w:evenVBand="0" w:oddHBand="1" w:evenHBand="0" w:firstRowFirstColumn="0" w:firstRowLastColumn="0" w:lastRowFirstColumn="0" w:lastRowLastColumn="0"/>
            </w:pPr>
          </w:p>
        </w:tc>
      </w:tr>
      <w:tr w:rsidR="008C7A07" w14:paraId="7D568407" w14:textId="77777777" w:rsidTr="008C7A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3BB9C2AD" w14:textId="77777777" w:rsidR="008C7A07" w:rsidRDefault="00000000">
            <w:pPr>
              <w:spacing w:after="40"/>
            </w:pPr>
            <w:r>
              <w:rPr>
                <w:sz w:val="18"/>
              </w:rPr>
              <w:t>10</w:t>
            </w:r>
          </w:p>
        </w:tc>
        <w:tc>
          <w:tcPr>
            <w:tcW w:w="4989" w:type="dxa"/>
          </w:tcPr>
          <w:p w14:paraId="606E31C6"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Fix the TotalTimeSeconds off-by-one</w:t>
            </w:r>
          </w:p>
        </w:tc>
        <w:tc>
          <w:tcPr>
            <w:tcW w:w="794" w:type="dxa"/>
          </w:tcPr>
          <w:p w14:paraId="7E786B57"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B</w:t>
            </w:r>
          </w:p>
        </w:tc>
        <w:tc>
          <w:tcPr>
            <w:tcW w:w="794" w:type="dxa"/>
          </w:tcPr>
          <w:p w14:paraId="6CBAF6D1"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S</w:t>
            </w:r>
          </w:p>
        </w:tc>
        <w:tc>
          <w:tcPr>
            <w:tcW w:w="1814" w:type="dxa"/>
          </w:tcPr>
          <w:p w14:paraId="5B9BA6B0" w14:textId="77777777" w:rsidR="008C7A07" w:rsidRDefault="008C7A07">
            <w:pPr>
              <w:spacing w:after="40"/>
              <w:cnfStyle w:val="000000010000" w:firstRow="0" w:lastRow="0" w:firstColumn="0" w:lastColumn="0" w:oddVBand="0" w:evenVBand="0" w:oddHBand="0" w:evenHBand="1" w:firstRowFirstColumn="0" w:firstRowLastColumn="0" w:lastRowFirstColumn="0" w:lastRowLastColumn="0"/>
            </w:pPr>
          </w:p>
        </w:tc>
      </w:tr>
      <w:tr w:rsidR="008C7A07" w14:paraId="4F39C33C" w14:textId="77777777" w:rsidTr="008C7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7B13F56E" w14:textId="77777777" w:rsidR="008C7A07" w:rsidRDefault="00000000">
            <w:pPr>
              <w:spacing w:after="40"/>
            </w:pPr>
            <w:r>
              <w:rPr>
                <w:sz w:val="18"/>
              </w:rPr>
              <w:t>11</w:t>
            </w:r>
          </w:p>
        </w:tc>
        <w:tc>
          <w:tcPr>
            <w:tcW w:w="4989" w:type="dxa"/>
          </w:tcPr>
          <w:p w14:paraId="47BB6496"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Carry the gradient into TCX as integrated altitude</w:t>
            </w:r>
          </w:p>
        </w:tc>
        <w:tc>
          <w:tcPr>
            <w:tcW w:w="794" w:type="dxa"/>
          </w:tcPr>
          <w:p w14:paraId="7B0EB06C"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B</w:t>
            </w:r>
          </w:p>
        </w:tc>
        <w:tc>
          <w:tcPr>
            <w:tcW w:w="794" w:type="dxa"/>
          </w:tcPr>
          <w:p w14:paraId="7D930895"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M</w:t>
            </w:r>
          </w:p>
        </w:tc>
        <w:tc>
          <w:tcPr>
            <w:tcW w:w="1814" w:type="dxa"/>
          </w:tcPr>
          <w:p w14:paraId="0CBD24CF" w14:textId="77777777" w:rsidR="008C7A07" w:rsidRDefault="008C7A07">
            <w:pPr>
              <w:spacing w:after="40"/>
              <w:cnfStyle w:val="000000100000" w:firstRow="0" w:lastRow="0" w:firstColumn="0" w:lastColumn="0" w:oddVBand="0" w:evenVBand="0" w:oddHBand="1" w:evenHBand="0" w:firstRowFirstColumn="0" w:firstRowLastColumn="0" w:lastRowFirstColumn="0" w:lastRowLastColumn="0"/>
            </w:pPr>
          </w:p>
        </w:tc>
      </w:tr>
      <w:tr w:rsidR="008C7A07" w14:paraId="7FBB51F4" w14:textId="77777777" w:rsidTr="008C7A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7603AAD0" w14:textId="77777777" w:rsidR="008C7A07" w:rsidRDefault="00000000">
            <w:pPr>
              <w:spacing w:after="40"/>
            </w:pPr>
            <w:r>
              <w:rPr>
                <w:sz w:val="18"/>
              </w:rPr>
              <w:t>12</w:t>
            </w:r>
          </w:p>
        </w:tc>
        <w:tc>
          <w:tcPr>
            <w:tcW w:w="4989" w:type="dxa"/>
          </w:tcPr>
          <w:p w14:paraId="05BCDB7C"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Emit one TCX lap per protocol step</w:t>
            </w:r>
          </w:p>
        </w:tc>
        <w:tc>
          <w:tcPr>
            <w:tcW w:w="794" w:type="dxa"/>
          </w:tcPr>
          <w:p w14:paraId="393CE982"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B</w:t>
            </w:r>
          </w:p>
        </w:tc>
        <w:tc>
          <w:tcPr>
            <w:tcW w:w="794" w:type="dxa"/>
          </w:tcPr>
          <w:p w14:paraId="70D6E250"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M</w:t>
            </w:r>
          </w:p>
        </w:tc>
        <w:tc>
          <w:tcPr>
            <w:tcW w:w="1814" w:type="dxa"/>
          </w:tcPr>
          <w:p w14:paraId="7EB4F8D7" w14:textId="77777777" w:rsidR="008C7A07" w:rsidRDefault="008C7A07">
            <w:pPr>
              <w:spacing w:after="40"/>
              <w:cnfStyle w:val="000000010000" w:firstRow="0" w:lastRow="0" w:firstColumn="0" w:lastColumn="0" w:oddVBand="0" w:evenVBand="0" w:oddHBand="0" w:evenHBand="1" w:firstRowFirstColumn="0" w:firstRowLastColumn="0" w:lastRowFirstColumn="0" w:lastRowLastColumn="0"/>
            </w:pPr>
          </w:p>
        </w:tc>
      </w:tr>
      <w:tr w:rsidR="008C7A07" w14:paraId="6638ADA2" w14:textId="77777777" w:rsidTr="008C7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043F59A" w14:textId="77777777" w:rsidR="008C7A07" w:rsidRDefault="00000000">
            <w:pPr>
              <w:spacing w:after="40"/>
            </w:pPr>
            <w:r>
              <w:rPr>
                <w:sz w:val="18"/>
              </w:rPr>
              <w:t>13</w:t>
            </w:r>
          </w:p>
        </w:tc>
        <w:tc>
          <w:tcPr>
            <w:tcW w:w="4989" w:type="dxa"/>
          </w:tcPr>
          <w:p w14:paraId="5A31E771"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Fill in the lap summary fields</w:t>
            </w:r>
          </w:p>
        </w:tc>
        <w:tc>
          <w:tcPr>
            <w:tcW w:w="794" w:type="dxa"/>
          </w:tcPr>
          <w:p w14:paraId="4788B35D"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B</w:t>
            </w:r>
          </w:p>
        </w:tc>
        <w:tc>
          <w:tcPr>
            <w:tcW w:w="794" w:type="dxa"/>
          </w:tcPr>
          <w:p w14:paraId="6255E467"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S</w:t>
            </w:r>
          </w:p>
        </w:tc>
        <w:tc>
          <w:tcPr>
            <w:tcW w:w="1814" w:type="dxa"/>
          </w:tcPr>
          <w:p w14:paraId="142839A8" w14:textId="77777777" w:rsidR="008C7A07" w:rsidRDefault="008C7A07">
            <w:pPr>
              <w:spacing w:after="40"/>
              <w:cnfStyle w:val="000000100000" w:firstRow="0" w:lastRow="0" w:firstColumn="0" w:lastColumn="0" w:oddVBand="0" w:evenVBand="0" w:oddHBand="1" w:evenHBand="0" w:firstRowFirstColumn="0" w:firstRowLastColumn="0" w:lastRowFirstColumn="0" w:lastRowLastColumn="0"/>
            </w:pPr>
          </w:p>
        </w:tc>
      </w:tr>
      <w:tr w:rsidR="008C7A07" w14:paraId="35770AAE" w14:textId="77777777" w:rsidTr="008C7A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76A0442" w14:textId="77777777" w:rsidR="008C7A07" w:rsidRDefault="00000000">
            <w:pPr>
              <w:spacing w:after="40"/>
            </w:pPr>
            <w:r>
              <w:rPr>
                <w:sz w:val="18"/>
              </w:rPr>
              <w:t>14</w:t>
            </w:r>
          </w:p>
        </w:tc>
        <w:tc>
          <w:tcPr>
            <w:tcW w:w="4989" w:type="dxa"/>
          </w:tcPr>
          <w:p w14:paraId="29321ABD"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Use RunCadence for running, Cadence for cycling</w:t>
            </w:r>
          </w:p>
        </w:tc>
        <w:tc>
          <w:tcPr>
            <w:tcW w:w="794" w:type="dxa"/>
          </w:tcPr>
          <w:p w14:paraId="0238986F"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B</w:t>
            </w:r>
          </w:p>
        </w:tc>
        <w:tc>
          <w:tcPr>
            <w:tcW w:w="794" w:type="dxa"/>
          </w:tcPr>
          <w:p w14:paraId="503C90A6"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S</w:t>
            </w:r>
          </w:p>
        </w:tc>
        <w:tc>
          <w:tcPr>
            <w:tcW w:w="1814" w:type="dxa"/>
          </w:tcPr>
          <w:p w14:paraId="3E85FE3C" w14:textId="77777777" w:rsidR="008C7A07" w:rsidRDefault="008C7A07">
            <w:pPr>
              <w:spacing w:after="40"/>
              <w:cnfStyle w:val="000000010000" w:firstRow="0" w:lastRow="0" w:firstColumn="0" w:lastColumn="0" w:oddVBand="0" w:evenVBand="0" w:oddHBand="0" w:evenHBand="1" w:firstRowFirstColumn="0" w:firstRowLastColumn="0" w:lastRowFirstColumn="0" w:lastRowLastColumn="0"/>
            </w:pPr>
          </w:p>
        </w:tc>
      </w:tr>
      <w:tr w:rsidR="008C7A07" w14:paraId="52B67629" w14:textId="77777777" w:rsidTr="008C7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32E1889B" w14:textId="77777777" w:rsidR="008C7A07" w:rsidRDefault="00000000">
            <w:pPr>
              <w:spacing w:after="40"/>
            </w:pPr>
            <w:r>
              <w:rPr>
                <w:sz w:val="18"/>
              </w:rPr>
              <w:t>15</w:t>
            </w:r>
          </w:p>
        </w:tc>
        <w:tc>
          <w:tcPr>
            <w:tcW w:w="4989" w:type="dxa"/>
          </w:tcPr>
          <w:p w14:paraId="11428285"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Add Creator and Author blocks</w:t>
            </w:r>
          </w:p>
        </w:tc>
        <w:tc>
          <w:tcPr>
            <w:tcW w:w="794" w:type="dxa"/>
          </w:tcPr>
          <w:p w14:paraId="3F95E47C"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B</w:t>
            </w:r>
          </w:p>
        </w:tc>
        <w:tc>
          <w:tcPr>
            <w:tcW w:w="794" w:type="dxa"/>
          </w:tcPr>
          <w:p w14:paraId="746B3D6A"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S</w:t>
            </w:r>
          </w:p>
        </w:tc>
        <w:tc>
          <w:tcPr>
            <w:tcW w:w="1814" w:type="dxa"/>
          </w:tcPr>
          <w:p w14:paraId="511FF994" w14:textId="77777777" w:rsidR="008C7A07" w:rsidRDefault="008C7A07">
            <w:pPr>
              <w:spacing w:after="40"/>
              <w:cnfStyle w:val="000000100000" w:firstRow="0" w:lastRow="0" w:firstColumn="0" w:lastColumn="0" w:oddVBand="0" w:evenVBand="0" w:oddHBand="1" w:evenHBand="0" w:firstRowFirstColumn="0" w:firstRowLastColumn="0" w:lastRowFirstColumn="0" w:lastRowLastColumn="0"/>
            </w:pPr>
          </w:p>
        </w:tc>
      </w:tr>
      <w:tr w:rsidR="008C7A07" w14:paraId="6C719619" w14:textId="77777777" w:rsidTr="008C7A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3CDFE31A" w14:textId="77777777" w:rsidR="008C7A07" w:rsidRDefault="00000000">
            <w:pPr>
              <w:spacing w:after="40"/>
            </w:pPr>
            <w:r>
              <w:rPr>
                <w:sz w:val="18"/>
              </w:rPr>
              <w:t>16</w:t>
            </w:r>
          </w:p>
        </w:tc>
        <w:tc>
          <w:tcPr>
            <w:tcW w:w="4989" w:type="dxa"/>
          </w:tcPr>
          <w:p w14:paraId="74183EF9"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Validate exports against the TCX schema in a test</w:t>
            </w:r>
          </w:p>
        </w:tc>
        <w:tc>
          <w:tcPr>
            <w:tcW w:w="794" w:type="dxa"/>
          </w:tcPr>
          <w:p w14:paraId="6134D130"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B</w:t>
            </w:r>
          </w:p>
        </w:tc>
        <w:tc>
          <w:tcPr>
            <w:tcW w:w="794" w:type="dxa"/>
          </w:tcPr>
          <w:p w14:paraId="424A0C82"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M</w:t>
            </w:r>
          </w:p>
        </w:tc>
        <w:tc>
          <w:tcPr>
            <w:tcW w:w="1814" w:type="dxa"/>
          </w:tcPr>
          <w:p w14:paraId="2DCEAA8C" w14:textId="77777777" w:rsidR="008C7A07" w:rsidRDefault="008C7A07">
            <w:pPr>
              <w:spacing w:after="40"/>
              <w:cnfStyle w:val="000000010000" w:firstRow="0" w:lastRow="0" w:firstColumn="0" w:lastColumn="0" w:oddVBand="0" w:evenVBand="0" w:oddHBand="0" w:evenHBand="1" w:firstRowFirstColumn="0" w:firstRowLastColumn="0" w:lastRowFirstColumn="0" w:lastRowLastColumn="0"/>
            </w:pPr>
          </w:p>
        </w:tc>
      </w:tr>
      <w:tr w:rsidR="008C7A07" w14:paraId="23B52E7E" w14:textId="77777777" w:rsidTr="008C7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C9823BB" w14:textId="77777777" w:rsidR="008C7A07" w:rsidRDefault="00000000">
            <w:pPr>
              <w:spacing w:after="40"/>
            </w:pPr>
            <w:r>
              <w:rPr>
                <w:sz w:val="18"/>
              </w:rPr>
              <w:t>17</w:t>
            </w:r>
          </w:p>
        </w:tc>
        <w:tc>
          <w:tcPr>
            <w:tcW w:w="4989" w:type="dxa"/>
          </w:tcPr>
          <w:p w14:paraId="539FB74A"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Write a FIT export with developer data fields</w:t>
            </w:r>
          </w:p>
        </w:tc>
        <w:tc>
          <w:tcPr>
            <w:tcW w:w="794" w:type="dxa"/>
          </w:tcPr>
          <w:p w14:paraId="3147837A"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B</w:t>
            </w:r>
          </w:p>
        </w:tc>
        <w:tc>
          <w:tcPr>
            <w:tcW w:w="794" w:type="dxa"/>
          </w:tcPr>
          <w:p w14:paraId="1F8BA0E3"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L</w:t>
            </w:r>
          </w:p>
        </w:tc>
        <w:tc>
          <w:tcPr>
            <w:tcW w:w="1814" w:type="dxa"/>
          </w:tcPr>
          <w:p w14:paraId="4AA7D578" w14:textId="77777777" w:rsidR="008C7A07" w:rsidRDefault="008C7A07">
            <w:pPr>
              <w:spacing w:after="40"/>
              <w:cnfStyle w:val="000000100000" w:firstRow="0" w:lastRow="0" w:firstColumn="0" w:lastColumn="0" w:oddVBand="0" w:evenVBand="0" w:oddHBand="1" w:evenHBand="0" w:firstRowFirstColumn="0" w:firstRowLastColumn="0" w:lastRowFirstColumn="0" w:lastRowLastColumn="0"/>
            </w:pPr>
          </w:p>
        </w:tc>
      </w:tr>
      <w:tr w:rsidR="008C7A07" w14:paraId="2D1F48EB" w14:textId="77777777" w:rsidTr="008C7A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78C55FB4" w14:textId="77777777" w:rsidR="008C7A07" w:rsidRDefault="00000000">
            <w:pPr>
              <w:spacing w:after="40"/>
            </w:pPr>
            <w:r>
              <w:rPr>
                <w:sz w:val="18"/>
              </w:rPr>
              <w:t>18</w:t>
            </w:r>
          </w:p>
        </w:tc>
        <w:tc>
          <w:tcPr>
            <w:tcW w:w="4989" w:type="dxa"/>
          </w:tcPr>
          <w:p w14:paraId="46F5649E"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Stop Cmd+Q from bypassing the recording guard</w:t>
            </w:r>
          </w:p>
        </w:tc>
        <w:tc>
          <w:tcPr>
            <w:tcW w:w="794" w:type="dxa"/>
          </w:tcPr>
          <w:p w14:paraId="4F21CE59"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C</w:t>
            </w:r>
          </w:p>
        </w:tc>
        <w:tc>
          <w:tcPr>
            <w:tcW w:w="794" w:type="dxa"/>
          </w:tcPr>
          <w:p w14:paraId="5EF61B13"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S</w:t>
            </w:r>
          </w:p>
        </w:tc>
        <w:tc>
          <w:tcPr>
            <w:tcW w:w="1814" w:type="dxa"/>
          </w:tcPr>
          <w:p w14:paraId="22799394" w14:textId="77777777" w:rsidR="008C7A07" w:rsidRDefault="008C7A07">
            <w:pPr>
              <w:spacing w:after="40"/>
              <w:cnfStyle w:val="000000010000" w:firstRow="0" w:lastRow="0" w:firstColumn="0" w:lastColumn="0" w:oddVBand="0" w:evenVBand="0" w:oddHBand="0" w:evenHBand="1" w:firstRowFirstColumn="0" w:firstRowLastColumn="0" w:lastRowFirstColumn="0" w:lastRowLastColumn="0"/>
            </w:pPr>
          </w:p>
        </w:tc>
      </w:tr>
      <w:tr w:rsidR="008C7A07" w14:paraId="428437B1" w14:textId="77777777" w:rsidTr="008C7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43D2309" w14:textId="77777777" w:rsidR="008C7A07" w:rsidRDefault="00000000">
            <w:pPr>
              <w:spacing w:after="40"/>
            </w:pPr>
            <w:r>
              <w:rPr>
                <w:sz w:val="18"/>
              </w:rPr>
              <w:t>19</w:t>
            </w:r>
          </w:p>
        </w:tc>
        <w:tc>
          <w:tcPr>
            <w:tcW w:w="4989" w:type="dxa"/>
          </w:tcPr>
          <w:p w14:paraId="5875C491"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Confirm on close always, not only while recording</w:t>
            </w:r>
          </w:p>
        </w:tc>
        <w:tc>
          <w:tcPr>
            <w:tcW w:w="794" w:type="dxa"/>
          </w:tcPr>
          <w:p w14:paraId="3902E6A3"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C</w:t>
            </w:r>
          </w:p>
        </w:tc>
        <w:tc>
          <w:tcPr>
            <w:tcW w:w="794" w:type="dxa"/>
          </w:tcPr>
          <w:p w14:paraId="3F56CDA3"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S</w:t>
            </w:r>
          </w:p>
        </w:tc>
        <w:tc>
          <w:tcPr>
            <w:tcW w:w="1814" w:type="dxa"/>
          </w:tcPr>
          <w:p w14:paraId="001BB891" w14:textId="77777777" w:rsidR="008C7A07" w:rsidRDefault="008C7A07">
            <w:pPr>
              <w:spacing w:after="40"/>
              <w:cnfStyle w:val="000000100000" w:firstRow="0" w:lastRow="0" w:firstColumn="0" w:lastColumn="0" w:oddVBand="0" w:evenVBand="0" w:oddHBand="1" w:evenHBand="0" w:firstRowFirstColumn="0" w:firstRowLastColumn="0" w:lastRowFirstColumn="0" w:lastRowLastColumn="0"/>
            </w:pPr>
          </w:p>
        </w:tc>
      </w:tr>
      <w:tr w:rsidR="008C7A07" w14:paraId="57FD3B17" w14:textId="77777777" w:rsidTr="008C7A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55950CD" w14:textId="77777777" w:rsidR="008C7A07" w:rsidRDefault="00000000">
            <w:pPr>
              <w:spacing w:after="40"/>
            </w:pPr>
            <w:r>
              <w:rPr>
                <w:sz w:val="18"/>
              </w:rPr>
              <w:t>20</w:t>
            </w:r>
          </w:p>
        </w:tc>
        <w:tc>
          <w:tcPr>
            <w:tcW w:w="4989" w:type="dxa"/>
          </w:tcPr>
          <w:p w14:paraId="2E7DA5FC"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Put an error boundary around every dashboard panel</w:t>
            </w:r>
          </w:p>
        </w:tc>
        <w:tc>
          <w:tcPr>
            <w:tcW w:w="794" w:type="dxa"/>
          </w:tcPr>
          <w:p w14:paraId="25558266"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C</w:t>
            </w:r>
          </w:p>
        </w:tc>
        <w:tc>
          <w:tcPr>
            <w:tcW w:w="794" w:type="dxa"/>
          </w:tcPr>
          <w:p w14:paraId="5C785254"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M</w:t>
            </w:r>
          </w:p>
        </w:tc>
        <w:tc>
          <w:tcPr>
            <w:tcW w:w="1814" w:type="dxa"/>
          </w:tcPr>
          <w:p w14:paraId="0EFB411A" w14:textId="77777777" w:rsidR="008C7A07" w:rsidRDefault="008C7A07">
            <w:pPr>
              <w:spacing w:after="40"/>
              <w:cnfStyle w:val="000000010000" w:firstRow="0" w:lastRow="0" w:firstColumn="0" w:lastColumn="0" w:oddVBand="0" w:evenVBand="0" w:oddHBand="0" w:evenHBand="1" w:firstRowFirstColumn="0" w:firstRowLastColumn="0" w:lastRowFirstColumn="0" w:lastRowLastColumn="0"/>
            </w:pPr>
          </w:p>
        </w:tc>
      </w:tr>
      <w:tr w:rsidR="008C7A07" w14:paraId="2DD740D8" w14:textId="77777777" w:rsidTr="008C7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8D0C77C" w14:textId="77777777" w:rsidR="008C7A07" w:rsidRDefault="00000000">
            <w:pPr>
              <w:spacing w:after="40"/>
            </w:pPr>
            <w:r>
              <w:rPr>
                <w:sz w:val="18"/>
              </w:rPr>
              <w:t>21</w:t>
            </w:r>
          </w:p>
        </w:tc>
        <w:tc>
          <w:tcPr>
            <w:tcW w:w="4989" w:type="dxa"/>
          </w:tcPr>
          <w:p w14:paraId="6C81A9A0"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Catch uncaught exceptions in the main process</w:t>
            </w:r>
          </w:p>
        </w:tc>
        <w:tc>
          <w:tcPr>
            <w:tcW w:w="794" w:type="dxa"/>
          </w:tcPr>
          <w:p w14:paraId="45554733"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C</w:t>
            </w:r>
          </w:p>
        </w:tc>
        <w:tc>
          <w:tcPr>
            <w:tcW w:w="794" w:type="dxa"/>
          </w:tcPr>
          <w:p w14:paraId="739954E7"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M</w:t>
            </w:r>
          </w:p>
        </w:tc>
        <w:tc>
          <w:tcPr>
            <w:tcW w:w="1814" w:type="dxa"/>
          </w:tcPr>
          <w:p w14:paraId="5C5B18E7" w14:textId="77777777" w:rsidR="008C7A07" w:rsidRDefault="008C7A07">
            <w:pPr>
              <w:spacing w:after="40"/>
              <w:cnfStyle w:val="000000100000" w:firstRow="0" w:lastRow="0" w:firstColumn="0" w:lastColumn="0" w:oddVBand="0" w:evenVBand="0" w:oddHBand="1" w:evenHBand="0" w:firstRowFirstColumn="0" w:firstRowLastColumn="0" w:lastRowFirstColumn="0" w:lastRowLastColumn="0"/>
            </w:pPr>
          </w:p>
        </w:tc>
      </w:tr>
      <w:tr w:rsidR="008C7A07" w14:paraId="02E97569" w14:textId="77777777" w:rsidTr="008C7A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35DF59AA" w14:textId="77777777" w:rsidR="008C7A07" w:rsidRDefault="00000000">
            <w:pPr>
              <w:spacing w:after="40"/>
            </w:pPr>
            <w:r>
              <w:rPr>
                <w:sz w:val="18"/>
              </w:rPr>
              <w:t>22</w:t>
            </w:r>
          </w:p>
        </w:tc>
        <w:tc>
          <w:tcPr>
            <w:tcW w:w="4989" w:type="dxa"/>
          </w:tcPr>
          <w:p w14:paraId="547F9544"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Recover from a renderer crash without ending the session</w:t>
            </w:r>
          </w:p>
        </w:tc>
        <w:tc>
          <w:tcPr>
            <w:tcW w:w="794" w:type="dxa"/>
          </w:tcPr>
          <w:p w14:paraId="3D8E289F"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C</w:t>
            </w:r>
          </w:p>
        </w:tc>
        <w:tc>
          <w:tcPr>
            <w:tcW w:w="794" w:type="dxa"/>
          </w:tcPr>
          <w:p w14:paraId="11B92A37"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M</w:t>
            </w:r>
          </w:p>
        </w:tc>
        <w:tc>
          <w:tcPr>
            <w:tcW w:w="1814" w:type="dxa"/>
          </w:tcPr>
          <w:p w14:paraId="07953A47" w14:textId="77777777" w:rsidR="008C7A07" w:rsidRDefault="008C7A07">
            <w:pPr>
              <w:spacing w:after="40"/>
              <w:cnfStyle w:val="000000010000" w:firstRow="0" w:lastRow="0" w:firstColumn="0" w:lastColumn="0" w:oddVBand="0" w:evenVBand="0" w:oddHBand="0" w:evenHBand="1" w:firstRowFirstColumn="0" w:firstRowLastColumn="0" w:lastRowFirstColumn="0" w:lastRowLastColumn="0"/>
            </w:pPr>
          </w:p>
        </w:tc>
      </w:tr>
      <w:tr w:rsidR="008C7A07" w14:paraId="1EA52742" w14:textId="77777777" w:rsidTr="008C7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149F8C9" w14:textId="77777777" w:rsidR="008C7A07" w:rsidRDefault="00000000">
            <w:pPr>
              <w:spacing w:after="40"/>
            </w:pPr>
            <w:r>
              <w:rPr>
                <w:sz w:val="18"/>
              </w:rPr>
              <w:t>23</w:t>
            </w:r>
          </w:p>
        </w:tc>
        <w:tc>
          <w:tcPr>
            <w:tcW w:w="4989" w:type="dxa"/>
          </w:tcPr>
          <w:p w14:paraId="1DDA2757"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Write a crash and diagnostics log next to the sessions</w:t>
            </w:r>
          </w:p>
        </w:tc>
        <w:tc>
          <w:tcPr>
            <w:tcW w:w="794" w:type="dxa"/>
          </w:tcPr>
          <w:p w14:paraId="552409CC"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C</w:t>
            </w:r>
          </w:p>
        </w:tc>
        <w:tc>
          <w:tcPr>
            <w:tcW w:w="794" w:type="dxa"/>
          </w:tcPr>
          <w:p w14:paraId="6298C51A"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M</w:t>
            </w:r>
          </w:p>
        </w:tc>
        <w:tc>
          <w:tcPr>
            <w:tcW w:w="1814" w:type="dxa"/>
          </w:tcPr>
          <w:p w14:paraId="19CE692A" w14:textId="77777777" w:rsidR="008C7A07" w:rsidRDefault="008C7A07">
            <w:pPr>
              <w:spacing w:after="40"/>
              <w:cnfStyle w:val="000000100000" w:firstRow="0" w:lastRow="0" w:firstColumn="0" w:lastColumn="0" w:oddVBand="0" w:evenVBand="0" w:oddHBand="1" w:evenHBand="0" w:firstRowFirstColumn="0" w:firstRowLastColumn="0" w:lastRowFirstColumn="0" w:lastRowLastColumn="0"/>
            </w:pPr>
          </w:p>
        </w:tc>
      </w:tr>
      <w:tr w:rsidR="008C7A07" w14:paraId="50778CDD" w14:textId="77777777" w:rsidTr="008C7A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0DFCEE4" w14:textId="77777777" w:rsidR="008C7A07" w:rsidRDefault="00000000">
            <w:pPr>
              <w:spacing w:after="40"/>
            </w:pPr>
            <w:r>
              <w:rPr>
                <w:sz w:val="18"/>
              </w:rPr>
              <w:t>24</w:t>
            </w:r>
          </w:p>
        </w:tc>
        <w:tc>
          <w:tcPr>
            <w:tcW w:w="4989" w:type="dxa"/>
          </w:tcPr>
          <w:p w14:paraId="6510D858"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Add a watchdog on the sample stream</w:t>
            </w:r>
          </w:p>
        </w:tc>
        <w:tc>
          <w:tcPr>
            <w:tcW w:w="794" w:type="dxa"/>
          </w:tcPr>
          <w:p w14:paraId="524887CD"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C</w:t>
            </w:r>
          </w:p>
        </w:tc>
        <w:tc>
          <w:tcPr>
            <w:tcW w:w="794" w:type="dxa"/>
          </w:tcPr>
          <w:p w14:paraId="438EA986"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M</w:t>
            </w:r>
          </w:p>
        </w:tc>
        <w:tc>
          <w:tcPr>
            <w:tcW w:w="1814" w:type="dxa"/>
          </w:tcPr>
          <w:p w14:paraId="530A62A7" w14:textId="77777777" w:rsidR="008C7A07" w:rsidRDefault="008C7A07">
            <w:pPr>
              <w:spacing w:after="40"/>
              <w:cnfStyle w:val="000000010000" w:firstRow="0" w:lastRow="0" w:firstColumn="0" w:lastColumn="0" w:oddVBand="0" w:evenVBand="0" w:oddHBand="0" w:evenHBand="1" w:firstRowFirstColumn="0" w:firstRowLastColumn="0" w:lastRowFirstColumn="0" w:lastRowLastColumn="0"/>
            </w:pPr>
          </w:p>
        </w:tc>
      </w:tr>
      <w:tr w:rsidR="008C7A07" w14:paraId="236D84DC" w14:textId="77777777" w:rsidTr="008C7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563DF37" w14:textId="77777777" w:rsidR="008C7A07" w:rsidRDefault="00000000">
            <w:pPr>
              <w:spacing w:after="40"/>
            </w:pPr>
            <w:r>
              <w:rPr>
                <w:sz w:val="18"/>
              </w:rPr>
              <w:t>25</w:t>
            </w:r>
          </w:p>
        </w:tc>
        <w:tc>
          <w:tcPr>
            <w:tcW w:w="4989" w:type="dxa"/>
          </w:tcPr>
          <w:p w14:paraId="33770E28"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Retry failed journal appends instead of reporting once</w:t>
            </w:r>
          </w:p>
        </w:tc>
        <w:tc>
          <w:tcPr>
            <w:tcW w:w="794" w:type="dxa"/>
          </w:tcPr>
          <w:p w14:paraId="7966F1D0"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C</w:t>
            </w:r>
          </w:p>
        </w:tc>
        <w:tc>
          <w:tcPr>
            <w:tcW w:w="794" w:type="dxa"/>
          </w:tcPr>
          <w:p w14:paraId="7D57BE3B"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M</w:t>
            </w:r>
          </w:p>
        </w:tc>
        <w:tc>
          <w:tcPr>
            <w:tcW w:w="1814" w:type="dxa"/>
          </w:tcPr>
          <w:p w14:paraId="2A29DF70" w14:textId="77777777" w:rsidR="008C7A07" w:rsidRDefault="008C7A07">
            <w:pPr>
              <w:spacing w:after="40"/>
              <w:cnfStyle w:val="000000100000" w:firstRow="0" w:lastRow="0" w:firstColumn="0" w:lastColumn="0" w:oddVBand="0" w:evenVBand="0" w:oddHBand="1" w:evenHBand="0" w:firstRowFirstColumn="0" w:firstRowLastColumn="0" w:lastRowFirstColumn="0" w:lastRowLastColumn="0"/>
            </w:pPr>
          </w:p>
        </w:tc>
      </w:tr>
      <w:tr w:rsidR="008C7A07" w14:paraId="2BD19F16" w14:textId="77777777" w:rsidTr="008C7A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3B8EB61A" w14:textId="77777777" w:rsidR="008C7A07" w:rsidRDefault="00000000">
            <w:pPr>
              <w:spacing w:after="40"/>
            </w:pPr>
            <w:r>
              <w:rPr>
                <w:sz w:val="18"/>
              </w:rPr>
              <w:t>26</w:t>
            </w:r>
          </w:p>
        </w:tc>
        <w:tc>
          <w:tcPr>
            <w:tcW w:w="4989" w:type="dxa"/>
          </w:tcPr>
          <w:p w14:paraId="6CECD68A"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Never stop reconnecting while a session is recording</w:t>
            </w:r>
          </w:p>
        </w:tc>
        <w:tc>
          <w:tcPr>
            <w:tcW w:w="794" w:type="dxa"/>
          </w:tcPr>
          <w:p w14:paraId="54EF56D4"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C</w:t>
            </w:r>
          </w:p>
        </w:tc>
        <w:tc>
          <w:tcPr>
            <w:tcW w:w="794" w:type="dxa"/>
          </w:tcPr>
          <w:p w14:paraId="7CE2F607"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M</w:t>
            </w:r>
          </w:p>
        </w:tc>
        <w:tc>
          <w:tcPr>
            <w:tcW w:w="1814" w:type="dxa"/>
          </w:tcPr>
          <w:p w14:paraId="2A0563C7" w14:textId="77777777" w:rsidR="008C7A07" w:rsidRDefault="008C7A07">
            <w:pPr>
              <w:spacing w:after="40"/>
              <w:cnfStyle w:val="000000010000" w:firstRow="0" w:lastRow="0" w:firstColumn="0" w:lastColumn="0" w:oddVBand="0" w:evenVBand="0" w:oddHBand="0" w:evenHBand="1" w:firstRowFirstColumn="0" w:firstRowLastColumn="0" w:lastRowFirstColumn="0" w:lastRowLastColumn="0"/>
            </w:pPr>
          </w:p>
        </w:tc>
      </w:tr>
      <w:tr w:rsidR="008C7A07" w14:paraId="2A210E3A" w14:textId="77777777" w:rsidTr="008C7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3D0E802" w14:textId="77777777" w:rsidR="008C7A07" w:rsidRDefault="00000000">
            <w:pPr>
              <w:spacing w:after="40"/>
            </w:pPr>
            <w:r>
              <w:rPr>
                <w:sz w:val="18"/>
              </w:rPr>
              <w:t>27</w:t>
            </w:r>
          </w:p>
        </w:tc>
        <w:tc>
          <w:tcPr>
            <w:tcW w:w="4989" w:type="dxa"/>
          </w:tcPr>
          <w:p w14:paraId="2061667A"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Make the tile grid flippable</w:t>
            </w:r>
          </w:p>
        </w:tc>
        <w:tc>
          <w:tcPr>
            <w:tcW w:w="794" w:type="dxa"/>
          </w:tcPr>
          <w:p w14:paraId="53A51050"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D</w:t>
            </w:r>
          </w:p>
        </w:tc>
        <w:tc>
          <w:tcPr>
            <w:tcW w:w="794" w:type="dxa"/>
          </w:tcPr>
          <w:p w14:paraId="7E6FBD87"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M</w:t>
            </w:r>
          </w:p>
        </w:tc>
        <w:tc>
          <w:tcPr>
            <w:tcW w:w="1814" w:type="dxa"/>
          </w:tcPr>
          <w:p w14:paraId="1FC6D689" w14:textId="77777777" w:rsidR="008C7A07" w:rsidRDefault="008C7A07">
            <w:pPr>
              <w:spacing w:after="40"/>
              <w:cnfStyle w:val="000000100000" w:firstRow="0" w:lastRow="0" w:firstColumn="0" w:lastColumn="0" w:oddVBand="0" w:evenVBand="0" w:oddHBand="1" w:evenHBand="0" w:firstRowFirstColumn="0" w:firstRowLastColumn="0" w:lastRowFirstColumn="0" w:lastRowLastColumn="0"/>
            </w:pPr>
          </w:p>
        </w:tc>
      </w:tr>
      <w:tr w:rsidR="008C7A07" w14:paraId="63FBBAA5" w14:textId="77777777" w:rsidTr="008C7A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12B9359" w14:textId="77777777" w:rsidR="008C7A07" w:rsidRDefault="00000000">
            <w:pPr>
              <w:spacing w:after="40"/>
            </w:pPr>
            <w:r>
              <w:rPr>
                <w:sz w:val="18"/>
              </w:rPr>
              <w:t>28</w:t>
            </w:r>
          </w:p>
        </w:tc>
        <w:tc>
          <w:tcPr>
            <w:tcW w:w="4989" w:type="dxa"/>
          </w:tcPr>
          <w:p w14:paraId="0FC093BA"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Add the run-specific tiles</w:t>
            </w:r>
          </w:p>
        </w:tc>
        <w:tc>
          <w:tcPr>
            <w:tcW w:w="794" w:type="dxa"/>
          </w:tcPr>
          <w:p w14:paraId="69F00A9A"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D</w:t>
            </w:r>
          </w:p>
        </w:tc>
        <w:tc>
          <w:tcPr>
            <w:tcW w:w="794" w:type="dxa"/>
          </w:tcPr>
          <w:p w14:paraId="38D3B373"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S</w:t>
            </w:r>
          </w:p>
        </w:tc>
        <w:tc>
          <w:tcPr>
            <w:tcW w:w="1814" w:type="dxa"/>
          </w:tcPr>
          <w:p w14:paraId="2C982622" w14:textId="77777777" w:rsidR="008C7A07" w:rsidRDefault="008C7A07">
            <w:pPr>
              <w:spacing w:after="40"/>
              <w:cnfStyle w:val="000000010000" w:firstRow="0" w:lastRow="0" w:firstColumn="0" w:lastColumn="0" w:oddVBand="0" w:evenVBand="0" w:oddHBand="0" w:evenHBand="1" w:firstRowFirstColumn="0" w:firstRowLastColumn="0" w:lastRowFirstColumn="0" w:lastRowLastColumn="0"/>
            </w:pPr>
          </w:p>
        </w:tc>
      </w:tr>
      <w:tr w:rsidR="008C7A07" w14:paraId="4D06119A" w14:textId="77777777" w:rsidTr="008C7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B34330B" w14:textId="77777777" w:rsidR="008C7A07" w:rsidRDefault="00000000">
            <w:pPr>
              <w:spacing w:after="40"/>
            </w:pPr>
            <w:r>
              <w:rPr>
                <w:sz w:val="18"/>
              </w:rPr>
              <w:t>29</w:t>
            </w:r>
          </w:p>
        </w:tc>
        <w:tc>
          <w:tcPr>
            <w:tcW w:w="4989" w:type="dxa"/>
          </w:tcPr>
          <w:p w14:paraId="2C970470"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Add percentage of maximum heart rate and heart rate reserve</w:t>
            </w:r>
          </w:p>
        </w:tc>
        <w:tc>
          <w:tcPr>
            <w:tcW w:w="794" w:type="dxa"/>
          </w:tcPr>
          <w:p w14:paraId="3892158E"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D</w:t>
            </w:r>
          </w:p>
        </w:tc>
        <w:tc>
          <w:tcPr>
            <w:tcW w:w="794" w:type="dxa"/>
          </w:tcPr>
          <w:p w14:paraId="5751AC65"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S</w:t>
            </w:r>
          </w:p>
        </w:tc>
        <w:tc>
          <w:tcPr>
            <w:tcW w:w="1814" w:type="dxa"/>
          </w:tcPr>
          <w:p w14:paraId="734F874A" w14:textId="77777777" w:rsidR="008C7A07" w:rsidRDefault="008C7A07">
            <w:pPr>
              <w:spacing w:after="40"/>
              <w:cnfStyle w:val="000000100000" w:firstRow="0" w:lastRow="0" w:firstColumn="0" w:lastColumn="0" w:oddVBand="0" w:evenVBand="0" w:oddHBand="1" w:evenHBand="0" w:firstRowFirstColumn="0" w:firstRowLastColumn="0" w:lastRowFirstColumn="0" w:lastRowLastColumn="0"/>
            </w:pPr>
          </w:p>
        </w:tc>
      </w:tr>
      <w:tr w:rsidR="008C7A07" w14:paraId="5B63C736" w14:textId="77777777" w:rsidTr="008C7A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7CDE1430" w14:textId="77777777" w:rsidR="008C7A07" w:rsidRDefault="00000000">
            <w:pPr>
              <w:spacing w:after="40"/>
            </w:pPr>
            <w:r>
              <w:rPr>
                <w:sz w:val="18"/>
              </w:rPr>
              <w:t>30</w:t>
            </w:r>
          </w:p>
        </w:tc>
        <w:tc>
          <w:tcPr>
            <w:tcW w:w="4989" w:type="dxa"/>
          </w:tcPr>
          <w:p w14:paraId="6EB96E12"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Add watts per kilogram and percentage of threshold</w:t>
            </w:r>
          </w:p>
        </w:tc>
        <w:tc>
          <w:tcPr>
            <w:tcW w:w="794" w:type="dxa"/>
          </w:tcPr>
          <w:p w14:paraId="5AC09350"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D</w:t>
            </w:r>
          </w:p>
        </w:tc>
        <w:tc>
          <w:tcPr>
            <w:tcW w:w="794" w:type="dxa"/>
          </w:tcPr>
          <w:p w14:paraId="28E037C2"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S</w:t>
            </w:r>
          </w:p>
        </w:tc>
        <w:tc>
          <w:tcPr>
            <w:tcW w:w="1814" w:type="dxa"/>
          </w:tcPr>
          <w:p w14:paraId="3CC7E332" w14:textId="77777777" w:rsidR="008C7A07" w:rsidRDefault="008C7A07">
            <w:pPr>
              <w:spacing w:after="40"/>
              <w:cnfStyle w:val="000000010000" w:firstRow="0" w:lastRow="0" w:firstColumn="0" w:lastColumn="0" w:oddVBand="0" w:evenVBand="0" w:oddHBand="0" w:evenHBand="1" w:firstRowFirstColumn="0" w:firstRowLastColumn="0" w:lastRowFirstColumn="0" w:lastRowLastColumn="0"/>
            </w:pPr>
          </w:p>
        </w:tc>
      </w:tr>
      <w:tr w:rsidR="008C7A07" w14:paraId="07DCDF27" w14:textId="77777777" w:rsidTr="008C7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DDE387D" w14:textId="77777777" w:rsidR="008C7A07" w:rsidRDefault="00000000">
            <w:pPr>
              <w:spacing w:after="40"/>
            </w:pPr>
            <w:r>
              <w:rPr>
                <w:sz w:val="18"/>
              </w:rPr>
              <w:t>31</w:t>
            </w:r>
          </w:p>
        </w:tc>
        <w:tc>
          <w:tcPr>
            <w:tcW w:w="4989" w:type="dxa"/>
          </w:tcPr>
          <w:p w14:paraId="7129CD07"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Show work done and energy cost</w:t>
            </w:r>
          </w:p>
        </w:tc>
        <w:tc>
          <w:tcPr>
            <w:tcW w:w="794" w:type="dxa"/>
          </w:tcPr>
          <w:p w14:paraId="6BAB7988"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D</w:t>
            </w:r>
          </w:p>
        </w:tc>
        <w:tc>
          <w:tcPr>
            <w:tcW w:w="794" w:type="dxa"/>
          </w:tcPr>
          <w:p w14:paraId="2C623724"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S</w:t>
            </w:r>
          </w:p>
        </w:tc>
        <w:tc>
          <w:tcPr>
            <w:tcW w:w="1814" w:type="dxa"/>
          </w:tcPr>
          <w:p w14:paraId="4EEA26BC" w14:textId="77777777" w:rsidR="008C7A07" w:rsidRDefault="008C7A07">
            <w:pPr>
              <w:spacing w:after="40"/>
              <w:cnfStyle w:val="000000100000" w:firstRow="0" w:lastRow="0" w:firstColumn="0" w:lastColumn="0" w:oddVBand="0" w:evenVBand="0" w:oddHBand="1" w:evenHBand="0" w:firstRowFirstColumn="0" w:firstRowLastColumn="0" w:lastRowFirstColumn="0" w:lastRowLastColumn="0"/>
            </w:pPr>
          </w:p>
        </w:tc>
      </w:tr>
      <w:tr w:rsidR="008C7A07" w14:paraId="23D9865F" w14:textId="77777777" w:rsidTr="008C7A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3F69A160" w14:textId="77777777" w:rsidR="008C7A07" w:rsidRDefault="00000000">
            <w:pPr>
              <w:spacing w:after="40"/>
            </w:pPr>
            <w:r>
              <w:rPr>
                <w:sz w:val="18"/>
              </w:rPr>
              <w:t>32</w:t>
            </w:r>
          </w:p>
        </w:tc>
        <w:tc>
          <w:tcPr>
            <w:tcW w:w="4989" w:type="dxa"/>
          </w:tcPr>
          <w:p w14:paraId="5260C148"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Show live W-prime balance</w:t>
            </w:r>
          </w:p>
        </w:tc>
        <w:tc>
          <w:tcPr>
            <w:tcW w:w="794" w:type="dxa"/>
          </w:tcPr>
          <w:p w14:paraId="64E3C617"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D</w:t>
            </w:r>
          </w:p>
        </w:tc>
        <w:tc>
          <w:tcPr>
            <w:tcW w:w="794" w:type="dxa"/>
          </w:tcPr>
          <w:p w14:paraId="11333F85"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M</w:t>
            </w:r>
          </w:p>
        </w:tc>
        <w:tc>
          <w:tcPr>
            <w:tcW w:w="1814" w:type="dxa"/>
          </w:tcPr>
          <w:p w14:paraId="761878A7" w14:textId="77777777" w:rsidR="008C7A07" w:rsidRDefault="008C7A07">
            <w:pPr>
              <w:spacing w:after="40"/>
              <w:cnfStyle w:val="000000010000" w:firstRow="0" w:lastRow="0" w:firstColumn="0" w:lastColumn="0" w:oddVBand="0" w:evenVBand="0" w:oddHBand="0" w:evenHBand="1" w:firstRowFirstColumn="0" w:firstRowLastColumn="0" w:lastRowFirstColumn="0" w:lastRowLastColumn="0"/>
            </w:pPr>
          </w:p>
        </w:tc>
      </w:tr>
      <w:tr w:rsidR="008C7A07" w14:paraId="03824985" w14:textId="77777777" w:rsidTr="008C7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B04ACF9" w14:textId="77777777" w:rsidR="008C7A07" w:rsidRDefault="00000000">
            <w:pPr>
              <w:spacing w:after="40"/>
            </w:pPr>
            <w:r>
              <w:rPr>
                <w:sz w:val="18"/>
              </w:rPr>
              <w:t>33</w:t>
            </w:r>
          </w:p>
        </w:tc>
        <w:tc>
          <w:tcPr>
            <w:tcW w:w="4989" w:type="dxa"/>
          </w:tcPr>
          <w:p w14:paraId="2D6CAAB8"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Add a sensor health strip</w:t>
            </w:r>
          </w:p>
        </w:tc>
        <w:tc>
          <w:tcPr>
            <w:tcW w:w="794" w:type="dxa"/>
          </w:tcPr>
          <w:p w14:paraId="3CDE1BA7"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D</w:t>
            </w:r>
          </w:p>
        </w:tc>
        <w:tc>
          <w:tcPr>
            <w:tcW w:w="794" w:type="dxa"/>
          </w:tcPr>
          <w:p w14:paraId="2FD7A219"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M</w:t>
            </w:r>
          </w:p>
        </w:tc>
        <w:tc>
          <w:tcPr>
            <w:tcW w:w="1814" w:type="dxa"/>
          </w:tcPr>
          <w:p w14:paraId="7E72570B" w14:textId="77777777" w:rsidR="008C7A07" w:rsidRDefault="008C7A07">
            <w:pPr>
              <w:spacing w:after="40"/>
              <w:cnfStyle w:val="000000100000" w:firstRow="0" w:lastRow="0" w:firstColumn="0" w:lastColumn="0" w:oddVBand="0" w:evenVBand="0" w:oddHBand="1" w:evenHBand="0" w:firstRowFirstColumn="0" w:firstRowLastColumn="0" w:lastRowFirstColumn="0" w:lastRowLastColumn="0"/>
            </w:pPr>
          </w:p>
        </w:tc>
      </w:tr>
      <w:tr w:rsidR="008C7A07" w14:paraId="3A03275F" w14:textId="77777777" w:rsidTr="008C7A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384B24D8" w14:textId="77777777" w:rsidR="008C7A07" w:rsidRDefault="00000000">
            <w:pPr>
              <w:spacing w:after="40"/>
            </w:pPr>
            <w:r>
              <w:rPr>
                <w:sz w:val="18"/>
              </w:rPr>
              <w:t>34</w:t>
            </w:r>
          </w:p>
        </w:tc>
        <w:tc>
          <w:tcPr>
            <w:tcW w:w="4989" w:type="dxa"/>
          </w:tcPr>
          <w:p w14:paraId="35D14EC8"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Add a big-numbers mode</w:t>
            </w:r>
          </w:p>
        </w:tc>
        <w:tc>
          <w:tcPr>
            <w:tcW w:w="794" w:type="dxa"/>
          </w:tcPr>
          <w:p w14:paraId="39C8201B"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D</w:t>
            </w:r>
          </w:p>
        </w:tc>
        <w:tc>
          <w:tcPr>
            <w:tcW w:w="794" w:type="dxa"/>
          </w:tcPr>
          <w:p w14:paraId="4D84704B"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M</w:t>
            </w:r>
          </w:p>
        </w:tc>
        <w:tc>
          <w:tcPr>
            <w:tcW w:w="1814" w:type="dxa"/>
          </w:tcPr>
          <w:p w14:paraId="6CD4C7D5" w14:textId="77777777" w:rsidR="008C7A07" w:rsidRDefault="008C7A07">
            <w:pPr>
              <w:spacing w:after="40"/>
              <w:cnfStyle w:val="000000010000" w:firstRow="0" w:lastRow="0" w:firstColumn="0" w:lastColumn="0" w:oddVBand="0" w:evenVBand="0" w:oddHBand="0" w:evenHBand="1" w:firstRowFirstColumn="0" w:firstRowLastColumn="0" w:lastRowFirstColumn="0" w:lastRowLastColumn="0"/>
            </w:pPr>
          </w:p>
        </w:tc>
      </w:tr>
      <w:tr w:rsidR="008C7A07" w14:paraId="5EB77755" w14:textId="77777777" w:rsidTr="008C7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60A3E0E" w14:textId="77777777" w:rsidR="008C7A07" w:rsidRDefault="00000000">
            <w:pPr>
              <w:spacing w:after="40"/>
            </w:pPr>
            <w:r>
              <w:rPr>
                <w:sz w:val="18"/>
              </w:rPr>
              <w:lastRenderedPageBreak/>
              <w:t>35</w:t>
            </w:r>
          </w:p>
        </w:tc>
        <w:tc>
          <w:tcPr>
            <w:tcW w:w="4989" w:type="dxa"/>
          </w:tcPr>
          <w:p w14:paraId="71FB710E"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Live VO₂ estimate for running</w:t>
            </w:r>
          </w:p>
        </w:tc>
        <w:tc>
          <w:tcPr>
            <w:tcW w:w="794" w:type="dxa"/>
          </w:tcPr>
          <w:p w14:paraId="562D1B59"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E</w:t>
            </w:r>
          </w:p>
        </w:tc>
        <w:tc>
          <w:tcPr>
            <w:tcW w:w="794" w:type="dxa"/>
          </w:tcPr>
          <w:p w14:paraId="1B7F0984"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S</w:t>
            </w:r>
          </w:p>
        </w:tc>
        <w:tc>
          <w:tcPr>
            <w:tcW w:w="1814" w:type="dxa"/>
          </w:tcPr>
          <w:p w14:paraId="739CBACE" w14:textId="77777777" w:rsidR="008C7A07" w:rsidRDefault="008C7A07">
            <w:pPr>
              <w:spacing w:after="40"/>
              <w:cnfStyle w:val="000000100000" w:firstRow="0" w:lastRow="0" w:firstColumn="0" w:lastColumn="0" w:oddVBand="0" w:evenVBand="0" w:oddHBand="1" w:evenHBand="0" w:firstRowFirstColumn="0" w:firstRowLastColumn="0" w:lastRowFirstColumn="0" w:lastRowLastColumn="0"/>
            </w:pPr>
          </w:p>
        </w:tc>
      </w:tr>
      <w:tr w:rsidR="008C7A07" w14:paraId="54FC821A" w14:textId="77777777" w:rsidTr="008C7A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3F69D384" w14:textId="77777777" w:rsidR="008C7A07" w:rsidRDefault="00000000">
            <w:pPr>
              <w:spacing w:after="40"/>
            </w:pPr>
            <w:r>
              <w:rPr>
                <w:sz w:val="18"/>
              </w:rPr>
              <w:t>36</w:t>
            </w:r>
          </w:p>
        </w:tc>
        <w:tc>
          <w:tcPr>
            <w:tcW w:w="4989" w:type="dxa"/>
          </w:tcPr>
          <w:p w14:paraId="59E44E69"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Live VO₂ estimate for cycling</w:t>
            </w:r>
          </w:p>
        </w:tc>
        <w:tc>
          <w:tcPr>
            <w:tcW w:w="794" w:type="dxa"/>
          </w:tcPr>
          <w:p w14:paraId="26A0FBB8"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E</w:t>
            </w:r>
          </w:p>
        </w:tc>
        <w:tc>
          <w:tcPr>
            <w:tcW w:w="794" w:type="dxa"/>
          </w:tcPr>
          <w:p w14:paraId="08E59910"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S</w:t>
            </w:r>
          </w:p>
        </w:tc>
        <w:tc>
          <w:tcPr>
            <w:tcW w:w="1814" w:type="dxa"/>
          </w:tcPr>
          <w:p w14:paraId="6B2DBEC5" w14:textId="77777777" w:rsidR="008C7A07" w:rsidRDefault="008C7A07">
            <w:pPr>
              <w:spacing w:after="40"/>
              <w:cnfStyle w:val="000000010000" w:firstRow="0" w:lastRow="0" w:firstColumn="0" w:lastColumn="0" w:oddVBand="0" w:evenVBand="0" w:oddHBand="0" w:evenHBand="1" w:firstRowFirstColumn="0" w:firstRowLastColumn="0" w:lastRowFirstColumn="0" w:lastRowLastColumn="0"/>
            </w:pPr>
          </w:p>
        </w:tc>
      </w:tr>
      <w:tr w:rsidR="008C7A07" w14:paraId="3DF0EA8F" w14:textId="77777777" w:rsidTr="008C7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761806EB" w14:textId="77777777" w:rsidR="008C7A07" w:rsidRDefault="00000000">
            <w:pPr>
              <w:spacing w:after="40"/>
            </w:pPr>
            <w:r>
              <w:rPr>
                <w:sz w:val="18"/>
              </w:rPr>
              <w:t>37</w:t>
            </w:r>
          </w:p>
        </w:tc>
        <w:tc>
          <w:tcPr>
            <w:tcW w:w="4989" w:type="dxa"/>
          </w:tcPr>
          <w:p w14:paraId="12CE5FA8"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Label both estimates as estimates, visibly</w:t>
            </w:r>
          </w:p>
        </w:tc>
        <w:tc>
          <w:tcPr>
            <w:tcW w:w="794" w:type="dxa"/>
          </w:tcPr>
          <w:p w14:paraId="1238744B"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E</w:t>
            </w:r>
          </w:p>
        </w:tc>
        <w:tc>
          <w:tcPr>
            <w:tcW w:w="794" w:type="dxa"/>
          </w:tcPr>
          <w:p w14:paraId="1AD226EF"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S</w:t>
            </w:r>
          </w:p>
        </w:tc>
        <w:tc>
          <w:tcPr>
            <w:tcW w:w="1814" w:type="dxa"/>
          </w:tcPr>
          <w:p w14:paraId="0B2C4F75" w14:textId="77777777" w:rsidR="008C7A07" w:rsidRDefault="008C7A07">
            <w:pPr>
              <w:spacing w:after="40"/>
              <w:cnfStyle w:val="000000100000" w:firstRow="0" w:lastRow="0" w:firstColumn="0" w:lastColumn="0" w:oddVBand="0" w:evenVBand="0" w:oddHBand="1" w:evenHBand="0" w:firstRowFirstColumn="0" w:firstRowLastColumn="0" w:lastRowFirstColumn="0" w:lastRowLastColumn="0"/>
            </w:pPr>
          </w:p>
        </w:tc>
      </w:tr>
      <w:tr w:rsidR="008C7A07" w14:paraId="492505B8" w14:textId="77777777" w:rsidTr="008C7A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E634C7C" w14:textId="77777777" w:rsidR="008C7A07" w:rsidRDefault="00000000">
            <w:pPr>
              <w:spacing w:after="40"/>
            </w:pPr>
            <w:r>
              <w:rPr>
                <w:sz w:val="18"/>
              </w:rPr>
              <w:t>38</w:t>
            </w:r>
          </w:p>
        </w:tc>
        <w:tc>
          <w:tcPr>
            <w:tcW w:w="4989" w:type="dxa"/>
          </w:tcPr>
          <w:p w14:paraId="227A1767"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Show the estimate as a percentage of measured VO₂max</w:t>
            </w:r>
          </w:p>
        </w:tc>
        <w:tc>
          <w:tcPr>
            <w:tcW w:w="794" w:type="dxa"/>
          </w:tcPr>
          <w:p w14:paraId="40E0828A"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E</w:t>
            </w:r>
          </w:p>
        </w:tc>
        <w:tc>
          <w:tcPr>
            <w:tcW w:w="794" w:type="dxa"/>
          </w:tcPr>
          <w:p w14:paraId="7FFCC3D7"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S</w:t>
            </w:r>
          </w:p>
        </w:tc>
        <w:tc>
          <w:tcPr>
            <w:tcW w:w="1814" w:type="dxa"/>
          </w:tcPr>
          <w:p w14:paraId="1EF21BE6" w14:textId="77777777" w:rsidR="008C7A07" w:rsidRDefault="008C7A07">
            <w:pPr>
              <w:spacing w:after="40"/>
              <w:cnfStyle w:val="000000010000" w:firstRow="0" w:lastRow="0" w:firstColumn="0" w:lastColumn="0" w:oddVBand="0" w:evenVBand="0" w:oddHBand="0" w:evenHBand="1" w:firstRowFirstColumn="0" w:firstRowLastColumn="0" w:lastRowFirstColumn="0" w:lastRowLastColumn="0"/>
            </w:pPr>
          </w:p>
        </w:tc>
      </w:tr>
      <w:tr w:rsidR="008C7A07" w14:paraId="22630B20" w14:textId="77777777" w:rsidTr="008C7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C594268" w14:textId="77777777" w:rsidR="008C7A07" w:rsidRDefault="00000000">
            <w:pPr>
              <w:spacing w:after="40"/>
            </w:pPr>
            <w:r>
              <w:rPr>
                <w:sz w:val="18"/>
              </w:rPr>
              <w:t>39</w:t>
            </w:r>
          </w:p>
        </w:tc>
        <w:tc>
          <w:tcPr>
            <w:tcW w:w="4989" w:type="dxa"/>
          </w:tcPr>
          <w:p w14:paraId="77554C18"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Record the VO₂ estimate with its method identifier</w:t>
            </w:r>
          </w:p>
        </w:tc>
        <w:tc>
          <w:tcPr>
            <w:tcW w:w="794" w:type="dxa"/>
          </w:tcPr>
          <w:p w14:paraId="1E553D64"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E</w:t>
            </w:r>
          </w:p>
        </w:tc>
        <w:tc>
          <w:tcPr>
            <w:tcW w:w="794" w:type="dxa"/>
          </w:tcPr>
          <w:p w14:paraId="4720E4CB"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S</w:t>
            </w:r>
          </w:p>
        </w:tc>
        <w:tc>
          <w:tcPr>
            <w:tcW w:w="1814" w:type="dxa"/>
          </w:tcPr>
          <w:p w14:paraId="53F613D1" w14:textId="77777777" w:rsidR="008C7A07" w:rsidRDefault="008C7A07">
            <w:pPr>
              <w:spacing w:after="40"/>
              <w:cnfStyle w:val="000000100000" w:firstRow="0" w:lastRow="0" w:firstColumn="0" w:lastColumn="0" w:oddVBand="0" w:evenVBand="0" w:oddHBand="1" w:evenHBand="0" w:firstRowFirstColumn="0" w:firstRowLastColumn="0" w:lastRowFirstColumn="0" w:lastRowLastColumn="0"/>
            </w:pPr>
          </w:p>
        </w:tc>
      </w:tr>
      <w:tr w:rsidR="008C7A07" w14:paraId="6C4E8DA1" w14:textId="77777777" w:rsidTr="008C7A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CAE8811" w14:textId="77777777" w:rsidR="008C7A07" w:rsidRDefault="00000000">
            <w:pPr>
              <w:spacing w:after="40"/>
            </w:pPr>
            <w:r>
              <w:rPr>
                <w:sz w:val="18"/>
              </w:rPr>
              <w:t>40</w:t>
            </w:r>
          </w:p>
        </w:tc>
        <w:tc>
          <w:tcPr>
            <w:tcW w:w="4989" w:type="dxa"/>
          </w:tcPr>
          <w:p w14:paraId="5EA6CBEA"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Compute heart rate drift and decoupling over steady steps</w:t>
            </w:r>
          </w:p>
        </w:tc>
        <w:tc>
          <w:tcPr>
            <w:tcW w:w="794" w:type="dxa"/>
          </w:tcPr>
          <w:p w14:paraId="3FE9C4BF"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E</w:t>
            </w:r>
          </w:p>
        </w:tc>
        <w:tc>
          <w:tcPr>
            <w:tcW w:w="794" w:type="dxa"/>
          </w:tcPr>
          <w:p w14:paraId="062DAD14"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M</w:t>
            </w:r>
          </w:p>
        </w:tc>
        <w:tc>
          <w:tcPr>
            <w:tcW w:w="1814" w:type="dxa"/>
          </w:tcPr>
          <w:p w14:paraId="21559C01" w14:textId="77777777" w:rsidR="008C7A07" w:rsidRDefault="008C7A07">
            <w:pPr>
              <w:spacing w:after="40"/>
              <w:cnfStyle w:val="000000010000" w:firstRow="0" w:lastRow="0" w:firstColumn="0" w:lastColumn="0" w:oddVBand="0" w:evenVBand="0" w:oddHBand="0" w:evenHBand="1" w:firstRowFirstColumn="0" w:firstRowLastColumn="0" w:lastRowFirstColumn="0" w:lastRowLastColumn="0"/>
            </w:pPr>
          </w:p>
        </w:tc>
      </w:tr>
      <w:tr w:rsidR="008C7A07" w14:paraId="695DDA4E" w14:textId="77777777" w:rsidTr="008C7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C9C4D54" w14:textId="77777777" w:rsidR="008C7A07" w:rsidRDefault="00000000">
            <w:pPr>
              <w:spacing w:after="40"/>
            </w:pPr>
            <w:r>
              <w:rPr>
                <w:sz w:val="18"/>
              </w:rPr>
              <w:t>41</w:t>
            </w:r>
          </w:p>
        </w:tc>
        <w:tc>
          <w:tcPr>
            <w:tcW w:w="4989" w:type="dxa"/>
          </w:tcPr>
          <w:p w14:paraId="334F6250"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Connect an Aranet4 as an environment channel</w:t>
            </w:r>
          </w:p>
        </w:tc>
        <w:tc>
          <w:tcPr>
            <w:tcW w:w="794" w:type="dxa"/>
          </w:tcPr>
          <w:p w14:paraId="077B65E4"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F</w:t>
            </w:r>
          </w:p>
        </w:tc>
        <w:tc>
          <w:tcPr>
            <w:tcW w:w="794" w:type="dxa"/>
          </w:tcPr>
          <w:p w14:paraId="2400929A"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M</w:t>
            </w:r>
          </w:p>
        </w:tc>
        <w:tc>
          <w:tcPr>
            <w:tcW w:w="1814" w:type="dxa"/>
          </w:tcPr>
          <w:p w14:paraId="4504EF51" w14:textId="77777777" w:rsidR="008C7A07" w:rsidRDefault="008C7A07">
            <w:pPr>
              <w:spacing w:after="40"/>
              <w:cnfStyle w:val="000000100000" w:firstRow="0" w:lastRow="0" w:firstColumn="0" w:lastColumn="0" w:oddVBand="0" w:evenVBand="0" w:oddHBand="1" w:evenHBand="0" w:firstRowFirstColumn="0" w:firstRowLastColumn="0" w:lastRowFirstColumn="0" w:lastRowLastColumn="0"/>
            </w:pPr>
          </w:p>
        </w:tc>
      </w:tr>
      <w:tr w:rsidR="008C7A07" w14:paraId="7F643394" w14:textId="77777777" w:rsidTr="008C7A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08CC10B" w14:textId="77777777" w:rsidR="008C7A07" w:rsidRDefault="00000000">
            <w:pPr>
              <w:spacing w:after="40"/>
            </w:pPr>
            <w:r>
              <w:rPr>
                <w:sz w:val="18"/>
              </w:rPr>
              <w:t>42</w:t>
            </w:r>
          </w:p>
        </w:tc>
        <w:tc>
          <w:tcPr>
            <w:tcW w:w="4989" w:type="dxa"/>
          </w:tcPr>
          <w:p w14:paraId="42D6B39D"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Add a manual environment form per session</w:t>
            </w:r>
          </w:p>
        </w:tc>
        <w:tc>
          <w:tcPr>
            <w:tcW w:w="794" w:type="dxa"/>
          </w:tcPr>
          <w:p w14:paraId="41B56819"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F</w:t>
            </w:r>
          </w:p>
        </w:tc>
        <w:tc>
          <w:tcPr>
            <w:tcW w:w="794" w:type="dxa"/>
          </w:tcPr>
          <w:p w14:paraId="67676DA8"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S</w:t>
            </w:r>
          </w:p>
        </w:tc>
        <w:tc>
          <w:tcPr>
            <w:tcW w:w="1814" w:type="dxa"/>
          </w:tcPr>
          <w:p w14:paraId="05E6B96D" w14:textId="77777777" w:rsidR="008C7A07" w:rsidRDefault="008C7A07">
            <w:pPr>
              <w:spacing w:after="40"/>
              <w:cnfStyle w:val="000000010000" w:firstRow="0" w:lastRow="0" w:firstColumn="0" w:lastColumn="0" w:oddVBand="0" w:evenVBand="0" w:oddHBand="0" w:evenHBand="1" w:firstRowFirstColumn="0" w:firstRowLastColumn="0" w:lastRowFirstColumn="0" w:lastRowLastColumn="0"/>
            </w:pPr>
          </w:p>
        </w:tc>
      </w:tr>
      <w:tr w:rsidR="008C7A07" w14:paraId="2392727B" w14:textId="77777777" w:rsidTr="008C7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21BC2AE" w14:textId="77777777" w:rsidR="008C7A07" w:rsidRDefault="00000000">
            <w:pPr>
              <w:spacing w:after="40"/>
            </w:pPr>
            <w:r>
              <w:rPr>
                <w:sz w:val="18"/>
              </w:rPr>
              <w:t>43</w:t>
            </w:r>
          </w:p>
        </w:tc>
        <w:tc>
          <w:tcPr>
            <w:tcW w:w="4989" w:type="dxa"/>
          </w:tcPr>
          <w:p w14:paraId="3E086819"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Build the BLE replay harness</w:t>
            </w:r>
          </w:p>
        </w:tc>
        <w:tc>
          <w:tcPr>
            <w:tcW w:w="794" w:type="dxa"/>
          </w:tcPr>
          <w:p w14:paraId="638E6D95"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F</w:t>
            </w:r>
          </w:p>
        </w:tc>
        <w:tc>
          <w:tcPr>
            <w:tcW w:w="794" w:type="dxa"/>
          </w:tcPr>
          <w:p w14:paraId="6A0ED98C"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M</w:t>
            </w:r>
          </w:p>
        </w:tc>
        <w:tc>
          <w:tcPr>
            <w:tcW w:w="1814" w:type="dxa"/>
          </w:tcPr>
          <w:p w14:paraId="56BCC9B1" w14:textId="77777777" w:rsidR="008C7A07" w:rsidRDefault="008C7A07">
            <w:pPr>
              <w:spacing w:after="40"/>
              <w:cnfStyle w:val="000000100000" w:firstRow="0" w:lastRow="0" w:firstColumn="0" w:lastColumn="0" w:oddVBand="0" w:evenVBand="0" w:oddHBand="1" w:evenHBand="0" w:firstRowFirstColumn="0" w:firstRowLastColumn="0" w:lastRowFirstColumn="0" w:lastRowLastColumn="0"/>
            </w:pPr>
          </w:p>
        </w:tc>
      </w:tr>
      <w:tr w:rsidR="008C7A07" w14:paraId="676DC441" w14:textId="77777777" w:rsidTr="008C7A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43E90BB" w14:textId="77777777" w:rsidR="008C7A07" w:rsidRDefault="00000000">
            <w:pPr>
              <w:spacing w:after="40"/>
            </w:pPr>
            <w:r>
              <w:rPr>
                <w:sz w:val="18"/>
              </w:rPr>
              <w:t>44</w:t>
            </w:r>
          </w:p>
        </w:tc>
        <w:tc>
          <w:tcPr>
            <w:tcW w:w="4989" w:type="dxa"/>
          </w:tcPr>
          <w:p w14:paraId="2F432AAE"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Give new sensors a defined extension point</w:t>
            </w:r>
          </w:p>
        </w:tc>
        <w:tc>
          <w:tcPr>
            <w:tcW w:w="794" w:type="dxa"/>
          </w:tcPr>
          <w:p w14:paraId="3EC91965"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F</w:t>
            </w:r>
          </w:p>
        </w:tc>
        <w:tc>
          <w:tcPr>
            <w:tcW w:w="794" w:type="dxa"/>
          </w:tcPr>
          <w:p w14:paraId="43E01CC5"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L</w:t>
            </w:r>
          </w:p>
        </w:tc>
        <w:tc>
          <w:tcPr>
            <w:tcW w:w="1814" w:type="dxa"/>
          </w:tcPr>
          <w:p w14:paraId="07BC8CAF" w14:textId="77777777" w:rsidR="008C7A07" w:rsidRDefault="008C7A07">
            <w:pPr>
              <w:spacing w:after="40"/>
              <w:cnfStyle w:val="000000010000" w:firstRow="0" w:lastRow="0" w:firstColumn="0" w:lastColumn="0" w:oddVBand="0" w:evenVBand="0" w:oddHBand="0" w:evenHBand="1" w:firstRowFirstColumn="0" w:firstRowLastColumn="0" w:lastRowFirstColumn="0" w:lastRowLastColumn="0"/>
            </w:pPr>
          </w:p>
        </w:tc>
      </w:tr>
      <w:tr w:rsidR="008C7A07" w14:paraId="06C380E9" w14:textId="77777777" w:rsidTr="008C7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790ED1AB" w14:textId="77777777" w:rsidR="008C7A07" w:rsidRDefault="00000000">
            <w:pPr>
              <w:spacing w:after="40"/>
            </w:pPr>
            <w:r>
              <w:rPr>
                <w:sz w:val="18"/>
              </w:rPr>
              <w:t>45</w:t>
            </w:r>
          </w:p>
        </w:tc>
        <w:tc>
          <w:tcPr>
            <w:tcW w:w="4989" w:type="dxa"/>
          </w:tcPr>
          <w:p w14:paraId="488E8814"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Build the longitudinal athlete view</w:t>
            </w:r>
          </w:p>
        </w:tc>
        <w:tc>
          <w:tcPr>
            <w:tcW w:w="794" w:type="dxa"/>
          </w:tcPr>
          <w:p w14:paraId="1F0743F4"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G</w:t>
            </w:r>
          </w:p>
        </w:tc>
        <w:tc>
          <w:tcPr>
            <w:tcW w:w="794" w:type="dxa"/>
          </w:tcPr>
          <w:p w14:paraId="74C6B590"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L</w:t>
            </w:r>
          </w:p>
        </w:tc>
        <w:tc>
          <w:tcPr>
            <w:tcW w:w="1814" w:type="dxa"/>
          </w:tcPr>
          <w:p w14:paraId="063051EC" w14:textId="77777777" w:rsidR="008C7A07" w:rsidRDefault="008C7A07">
            <w:pPr>
              <w:spacing w:after="40"/>
              <w:cnfStyle w:val="000000100000" w:firstRow="0" w:lastRow="0" w:firstColumn="0" w:lastColumn="0" w:oddVBand="0" w:evenVBand="0" w:oddHBand="1" w:evenHBand="0" w:firstRowFirstColumn="0" w:firstRowLastColumn="0" w:lastRowFirstColumn="0" w:lastRowLastColumn="0"/>
            </w:pPr>
          </w:p>
        </w:tc>
      </w:tr>
      <w:tr w:rsidR="008C7A07" w14:paraId="146F4115" w14:textId="77777777" w:rsidTr="008C7A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5352AA3" w14:textId="77777777" w:rsidR="008C7A07" w:rsidRDefault="00000000">
            <w:pPr>
              <w:spacing w:after="40"/>
            </w:pPr>
            <w:r>
              <w:rPr>
                <w:sz w:val="18"/>
              </w:rPr>
              <w:t>46</w:t>
            </w:r>
          </w:p>
        </w:tc>
        <w:tc>
          <w:tcPr>
            <w:tcW w:w="4989" w:type="dxa"/>
          </w:tcPr>
          <w:p w14:paraId="33B16756"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Put uncertainty bands on the threshold estimates</w:t>
            </w:r>
          </w:p>
        </w:tc>
        <w:tc>
          <w:tcPr>
            <w:tcW w:w="794" w:type="dxa"/>
          </w:tcPr>
          <w:p w14:paraId="37D629F5"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G</w:t>
            </w:r>
          </w:p>
        </w:tc>
        <w:tc>
          <w:tcPr>
            <w:tcW w:w="794" w:type="dxa"/>
          </w:tcPr>
          <w:p w14:paraId="2E145C12"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M</w:t>
            </w:r>
          </w:p>
        </w:tc>
        <w:tc>
          <w:tcPr>
            <w:tcW w:w="1814" w:type="dxa"/>
          </w:tcPr>
          <w:p w14:paraId="5E1CDDA1" w14:textId="77777777" w:rsidR="008C7A07" w:rsidRDefault="008C7A07">
            <w:pPr>
              <w:spacing w:after="40"/>
              <w:cnfStyle w:val="000000010000" w:firstRow="0" w:lastRow="0" w:firstColumn="0" w:lastColumn="0" w:oddVBand="0" w:evenVBand="0" w:oddHBand="0" w:evenHBand="1" w:firstRowFirstColumn="0" w:firstRowLastColumn="0" w:lastRowFirstColumn="0" w:lastRowLastColumn="0"/>
            </w:pPr>
          </w:p>
        </w:tc>
      </w:tr>
      <w:tr w:rsidR="008C7A07" w14:paraId="0F9A56D1" w14:textId="77777777" w:rsidTr="008C7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0B208312" w14:textId="77777777" w:rsidR="008C7A07" w:rsidRDefault="00000000">
            <w:pPr>
              <w:spacing w:after="40"/>
            </w:pPr>
            <w:r>
              <w:rPr>
                <w:sz w:val="18"/>
              </w:rPr>
              <w:t>47</w:t>
            </w:r>
          </w:p>
        </w:tc>
        <w:tc>
          <w:tcPr>
            <w:tcW w:w="4989" w:type="dxa"/>
          </w:tcPr>
          <w:p w14:paraId="7951051B"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Add the ventilatory layer</w:t>
            </w:r>
          </w:p>
        </w:tc>
        <w:tc>
          <w:tcPr>
            <w:tcW w:w="794" w:type="dxa"/>
          </w:tcPr>
          <w:p w14:paraId="343DC629"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G</w:t>
            </w:r>
          </w:p>
        </w:tc>
        <w:tc>
          <w:tcPr>
            <w:tcW w:w="794" w:type="dxa"/>
          </w:tcPr>
          <w:p w14:paraId="40E7D535"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L</w:t>
            </w:r>
          </w:p>
        </w:tc>
        <w:tc>
          <w:tcPr>
            <w:tcW w:w="1814" w:type="dxa"/>
          </w:tcPr>
          <w:p w14:paraId="18EB2294" w14:textId="77777777" w:rsidR="008C7A07" w:rsidRDefault="008C7A07">
            <w:pPr>
              <w:spacing w:after="40"/>
              <w:cnfStyle w:val="000000100000" w:firstRow="0" w:lastRow="0" w:firstColumn="0" w:lastColumn="0" w:oddVBand="0" w:evenVBand="0" w:oddHBand="1" w:evenHBand="0" w:firstRowFirstColumn="0" w:firstRowLastColumn="0" w:lastRowFirstColumn="0" w:lastRowLastColumn="0"/>
            </w:pPr>
          </w:p>
        </w:tc>
      </w:tr>
      <w:tr w:rsidR="008C7A07" w14:paraId="1F0F6A25" w14:textId="77777777" w:rsidTr="008C7A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F015B9B" w14:textId="77777777" w:rsidR="008C7A07" w:rsidRDefault="00000000">
            <w:pPr>
              <w:spacing w:after="40"/>
            </w:pPr>
            <w:r>
              <w:rPr>
                <w:sz w:val="18"/>
              </w:rPr>
              <w:t>48</w:t>
            </w:r>
          </w:p>
        </w:tc>
        <w:tc>
          <w:tcPr>
            <w:tcW w:w="4989" w:type="dxa"/>
          </w:tcPr>
          <w:p w14:paraId="62240E51"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Write a documented research export with a metadata sidecar</w:t>
            </w:r>
          </w:p>
        </w:tc>
        <w:tc>
          <w:tcPr>
            <w:tcW w:w="794" w:type="dxa"/>
          </w:tcPr>
          <w:p w14:paraId="1C461E6E"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H</w:t>
            </w:r>
          </w:p>
        </w:tc>
        <w:tc>
          <w:tcPr>
            <w:tcW w:w="794" w:type="dxa"/>
          </w:tcPr>
          <w:p w14:paraId="490A361B"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M</w:t>
            </w:r>
          </w:p>
        </w:tc>
        <w:tc>
          <w:tcPr>
            <w:tcW w:w="1814" w:type="dxa"/>
          </w:tcPr>
          <w:p w14:paraId="27CA82FA" w14:textId="77777777" w:rsidR="008C7A07" w:rsidRDefault="008C7A07">
            <w:pPr>
              <w:spacing w:after="40"/>
              <w:cnfStyle w:val="000000010000" w:firstRow="0" w:lastRow="0" w:firstColumn="0" w:lastColumn="0" w:oddVBand="0" w:evenVBand="0" w:oddHBand="0" w:evenHBand="1" w:firstRowFirstColumn="0" w:firstRowLastColumn="0" w:lastRowFirstColumn="0" w:lastRowLastColumn="0"/>
            </w:pPr>
          </w:p>
        </w:tc>
      </w:tr>
      <w:tr w:rsidR="008C7A07" w14:paraId="63C806E3" w14:textId="77777777" w:rsidTr="008C7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D67BF32" w14:textId="77777777" w:rsidR="008C7A07" w:rsidRDefault="00000000">
            <w:pPr>
              <w:spacing w:after="40"/>
            </w:pPr>
            <w:r>
              <w:rPr>
                <w:sz w:val="18"/>
              </w:rPr>
              <w:t>49</w:t>
            </w:r>
          </w:p>
        </w:tc>
        <w:tc>
          <w:tcPr>
            <w:tcW w:w="4989" w:type="dxa"/>
          </w:tcPr>
          <w:p w14:paraId="001EAC06"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Stamp every derived number with its method and code version</w:t>
            </w:r>
          </w:p>
        </w:tc>
        <w:tc>
          <w:tcPr>
            <w:tcW w:w="794" w:type="dxa"/>
          </w:tcPr>
          <w:p w14:paraId="33BA00E7"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H</w:t>
            </w:r>
          </w:p>
        </w:tc>
        <w:tc>
          <w:tcPr>
            <w:tcW w:w="794" w:type="dxa"/>
          </w:tcPr>
          <w:p w14:paraId="01C16388" w14:textId="77777777" w:rsidR="008C7A07"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M</w:t>
            </w:r>
          </w:p>
        </w:tc>
        <w:tc>
          <w:tcPr>
            <w:tcW w:w="1814" w:type="dxa"/>
          </w:tcPr>
          <w:p w14:paraId="73141073" w14:textId="77777777" w:rsidR="008C7A07" w:rsidRDefault="008C7A07">
            <w:pPr>
              <w:spacing w:after="40"/>
              <w:cnfStyle w:val="000000100000" w:firstRow="0" w:lastRow="0" w:firstColumn="0" w:lastColumn="0" w:oddVBand="0" w:evenVBand="0" w:oddHBand="1" w:evenHBand="0" w:firstRowFirstColumn="0" w:firstRowLastColumn="0" w:lastRowFirstColumn="0" w:lastRowLastColumn="0"/>
            </w:pPr>
          </w:p>
        </w:tc>
      </w:tr>
      <w:tr w:rsidR="008C7A07" w14:paraId="40E4BF6C" w14:textId="77777777" w:rsidTr="008C7A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0BBD0DA8" w14:textId="77777777" w:rsidR="008C7A07" w:rsidRDefault="00000000">
            <w:pPr>
              <w:spacing w:after="40"/>
            </w:pPr>
            <w:r>
              <w:rPr>
                <w:sz w:val="18"/>
              </w:rPr>
              <w:t>50</w:t>
            </w:r>
          </w:p>
        </w:tc>
        <w:tc>
          <w:tcPr>
            <w:tcW w:w="4989" w:type="dxa"/>
          </w:tcPr>
          <w:p w14:paraId="6EC19BAD"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Remove participant identifiers from filenames and exports</w:t>
            </w:r>
          </w:p>
        </w:tc>
        <w:tc>
          <w:tcPr>
            <w:tcW w:w="794" w:type="dxa"/>
          </w:tcPr>
          <w:p w14:paraId="147E3E27"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H</w:t>
            </w:r>
          </w:p>
        </w:tc>
        <w:tc>
          <w:tcPr>
            <w:tcW w:w="794" w:type="dxa"/>
          </w:tcPr>
          <w:p w14:paraId="4A230CD9" w14:textId="77777777" w:rsidR="008C7A07" w:rsidRDefault="00000000">
            <w:pPr>
              <w:spacing w:after="40"/>
              <w:cnfStyle w:val="000000010000" w:firstRow="0" w:lastRow="0" w:firstColumn="0" w:lastColumn="0" w:oddVBand="0" w:evenVBand="0" w:oddHBand="0" w:evenHBand="1" w:firstRowFirstColumn="0" w:firstRowLastColumn="0" w:lastRowFirstColumn="0" w:lastRowLastColumn="0"/>
            </w:pPr>
            <w:r>
              <w:rPr>
                <w:sz w:val="18"/>
              </w:rPr>
              <w:t>M</w:t>
            </w:r>
          </w:p>
        </w:tc>
        <w:tc>
          <w:tcPr>
            <w:tcW w:w="1814" w:type="dxa"/>
          </w:tcPr>
          <w:p w14:paraId="3DB0C0E4" w14:textId="77777777" w:rsidR="008C7A07" w:rsidRDefault="008C7A07">
            <w:pPr>
              <w:spacing w:after="40"/>
              <w:cnfStyle w:val="000000010000" w:firstRow="0" w:lastRow="0" w:firstColumn="0" w:lastColumn="0" w:oddVBand="0" w:evenVBand="0" w:oddHBand="0" w:evenHBand="1" w:firstRowFirstColumn="0" w:firstRowLastColumn="0" w:lastRowFirstColumn="0" w:lastRowLastColumn="0"/>
            </w:pPr>
          </w:p>
        </w:tc>
      </w:tr>
    </w:tbl>
    <w:p w14:paraId="22906ED9" w14:textId="77777777" w:rsidR="008C7A07" w:rsidRDefault="00000000">
      <w:pPr>
        <w:rPr>
          <w:ins w:id="57" w:author="Rikhard Mäki-Heikkilä" w:date="2026-08-13T13:25:00Z" w16du:dateUtc="2026-08-13T10:25:00Z"/>
        </w:rPr>
      </w:pPr>
      <w:r>
        <w:br w:type="page"/>
      </w:r>
    </w:p>
    <w:p w14:paraId="1E2E3C86" w14:textId="77777777" w:rsidR="004E2E48" w:rsidRDefault="004E2E48">
      <w:pPr>
        <w:rPr>
          <w:ins w:id="58" w:author="Rikhard Mäki-Heikkilä" w:date="2026-08-13T13:25:00Z" w16du:dateUtc="2026-08-13T10:25:00Z"/>
        </w:rPr>
      </w:pPr>
    </w:p>
    <w:p w14:paraId="70524584" w14:textId="30BBDD42" w:rsidR="004E2E48" w:rsidRDefault="004E2E48">
      <w:pPr>
        <w:rPr>
          <w:ins w:id="59" w:author="Rikhard Mäki-Heikkilä" w:date="2026-08-13T13:25:00Z" w16du:dateUtc="2026-08-13T10:25:00Z"/>
        </w:rPr>
      </w:pPr>
      <w:ins w:id="60" w:author="Rikhard Mäki-Heikkilä" w:date="2026-08-13T13:25:00Z" w16du:dateUtc="2026-08-13T10:25:00Z">
        <w:r>
          <w:t>remember previous athlete settings and sensor connections + assignments.</w:t>
        </w:r>
      </w:ins>
    </w:p>
    <w:p w14:paraId="1CFBA0FC" w14:textId="6B93D4F1" w:rsidR="004E2E48" w:rsidRDefault="004E2E48">
      <w:pPr>
        <w:rPr>
          <w:ins w:id="61" w:author="Rikhard Mäki-Heikkilä" w:date="2026-08-13T13:26:00Z" w16du:dateUtc="2026-08-13T10:26:00Z"/>
        </w:rPr>
      </w:pPr>
      <w:ins w:id="62" w:author="Rikhard Mäki-Heikkilä" w:date="2026-08-13T13:25:00Z" w16du:dateUtc="2026-08-13T10:25:00Z">
        <w:r>
          <w:t>p</w:t>
        </w:r>
      </w:ins>
      <w:ins w:id="63" w:author="Rikhard Mäki-Heikkilä" w:date="2026-08-13T13:26:00Z" w16du:dateUtc="2026-08-13T10:26:00Z">
        <w:r>
          <w:t xml:space="preserve">rotocol creation window would close abruptly </w:t>
        </w:r>
        <w:proofErr w:type="gramStart"/>
        <w:r>
          <w:t>if  mouse</w:t>
        </w:r>
        <w:proofErr w:type="gramEnd"/>
        <w:r>
          <w:t xml:space="preserve"> clicked down and mouse goes off window</w:t>
        </w:r>
      </w:ins>
    </w:p>
    <w:p w14:paraId="616D6A3D" w14:textId="76523438" w:rsidR="004E2E48" w:rsidRDefault="004E2E48">
      <w:pPr>
        <w:rPr>
          <w:ins w:id="64" w:author="Rikhard Mäki-Heikkilä" w:date="2026-08-13T13:26:00Z" w16du:dateUtc="2026-08-13T10:26:00Z"/>
        </w:rPr>
      </w:pPr>
      <w:ins w:id="65" w:author="Rikhard Mäki-Heikkilä" w:date="2026-08-13T13:26:00Z" w16du:dateUtc="2026-08-13T10:26:00Z">
        <w:r>
          <w:t xml:space="preserve">interval length in </w:t>
        </w:r>
        <w:proofErr w:type="spellStart"/>
        <w:proofErr w:type="gramStart"/>
        <w:r>
          <w:t>minutes:seconds</w:t>
        </w:r>
        <w:proofErr w:type="spellEnd"/>
        <w:proofErr w:type="gramEnd"/>
      </w:ins>
    </w:p>
    <w:p w14:paraId="151A6F96" w14:textId="2600A7FB" w:rsidR="004E2E48" w:rsidRDefault="004E2E48">
      <w:pPr>
        <w:rPr>
          <w:ins w:id="66" w:author="Rikhard Mäki-Heikkilä" w:date="2026-08-13T13:27:00Z" w16du:dateUtc="2026-08-13T10:27:00Z"/>
        </w:rPr>
      </w:pPr>
      <w:ins w:id="67" w:author="Rikhard Mäki-Heikkilä" w:date="2026-08-13T13:26:00Z" w16du:dateUtc="2026-08-13T10:26:00Z">
        <w:r>
          <w:t xml:space="preserve">the zero persists in interval input window, </w:t>
        </w:r>
      </w:ins>
      <w:ins w:id="68" w:author="Rikhard Mäki-Heikkilä" w:date="2026-08-13T13:27:00Z" w16du:dateUtc="2026-08-13T10:27:00Z">
        <w:r>
          <w:t>hard to put numbers in since zero sticks there.</w:t>
        </w:r>
      </w:ins>
    </w:p>
    <w:p w14:paraId="405E8943" w14:textId="3E417F32" w:rsidR="004E2E48" w:rsidRDefault="004E2E48">
      <w:ins w:id="69" w:author="Rikhard Mäki-Heikkilä" w:date="2026-08-13T13:27:00Z" w16du:dateUtc="2026-08-13T10:27:00Z">
        <w:r>
          <w:t>for interval total, include distance, time, average power, NP, calories, you name it.</w:t>
        </w:r>
      </w:ins>
    </w:p>
    <w:p w14:paraId="19F941CB" w14:textId="22C24A58" w:rsidR="008C7A07" w:rsidDel="004E2E48" w:rsidRDefault="00000000">
      <w:pPr>
        <w:pStyle w:val="Otsikko1"/>
        <w:rPr>
          <w:del w:id="70" w:author="Rikhard Mäki-Heikkilä" w:date="2026-08-13T13:27:00Z" w16du:dateUtc="2026-08-13T10:27:00Z"/>
        </w:rPr>
      </w:pPr>
      <w:del w:id="71" w:author="Rikhard Mäki-Heikkilä" w:date="2026-08-13T13:27:00Z" w16du:dateUtc="2026-08-13T10:27:00Z">
        <w:r w:rsidDel="004E2E48">
          <w:delText>5. If you only do ten</w:delText>
        </w:r>
      </w:del>
    </w:p>
    <w:p w14:paraId="0A5DBCC0" w14:textId="33A4D1D2" w:rsidR="008C7A07" w:rsidDel="004E2E48" w:rsidRDefault="00000000" w:rsidP="004E2E48">
      <w:pPr>
        <w:rPr>
          <w:del w:id="72" w:author="Rikhard Mäki-Heikkilä" w:date="2026-08-13T13:27:00Z" w16du:dateUtc="2026-08-13T10:27:00Z"/>
        </w:rPr>
      </w:pPr>
      <w:del w:id="73" w:author="Rikhard Mäki-Heikkilä" w:date="2026-08-13T13:27:00Z" w16du:dateUtc="2026-08-13T10:27:00Z">
        <w:r w:rsidDel="004E2E48">
          <w:rPr>
            <w:i/>
          </w:rPr>
          <w:delText>My recommended first pass, in order. It fixes the question that started this review, closes the two ways a test day can go wrong without anyone noticing, and gets the VO₂ estimate on screen. Roughly two to three days of work in total.</w:delText>
        </w:r>
      </w:del>
    </w:p>
    <w:p w14:paraId="491EC779" w14:textId="648681CF" w:rsidR="008C7A07" w:rsidDel="004E2E48" w:rsidRDefault="00000000" w:rsidP="004E2E48">
      <w:pPr>
        <w:rPr>
          <w:del w:id="74" w:author="Rikhard Mäki-Heikkilä" w:date="2026-08-13T13:27:00Z" w16du:dateUtc="2026-08-13T10:27:00Z"/>
        </w:rPr>
        <w:pPrChange w:id="75" w:author="Rikhard Mäki-Heikkilä" w:date="2026-08-13T13:27:00Z" w16du:dateUtc="2026-08-13T10:27:00Z">
          <w:pPr>
            <w:pStyle w:val="Numeroituluettelo"/>
          </w:pPr>
        </w:pPrChange>
      </w:pPr>
      <w:del w:id="76" w:author="Rikhard Mäki-Heikkilä" w:date="2026-08-13T13:27:00Z" w16du:dateUtc="2026-08-13T10:27:00Z">
        <w:r w:rsidDel="004E2E48">
          <w:rPr>
            <w:b/>
          </w:rPr>
          <w:delText xml:space="preserve">#1 Record the treadmill gradient into every sample. </w:delText>
        </w:r>
        <w:r w:rsidDel="004E2E48">
          <w:delText>The root cause of the missing inclination, and it blocks four other items.</w:delText>
        </w:r>
      </w:del>
    </w:p>
    <w:p w14:paraId="3CD74FDD" w14:textId="198928D6" w:rsidR="008C7A07" w:rsidDel="004E2E48" w:rsidRDefault="00000000" w:rsidP="004E2E48">
      <w:pPr>
        <w:rPr>
          <w:del w:id="77" w:author="Rikhard Mäki-Heikkilä" w:date="2026-08-13T13:27:00Z" w16du:dateUtc="2026-08-13T10:27:00Z"/>
        </w:rPr>
        <w:pPrChange w:id="78" w:author="Rikhard Mäki-Heikkilä" w:date="2026-08-13T13:27:00Z" w16du:dateUtc="2026-08-13T10:27:00Z">
          <w:pPr>
            <w:pStyle w:val="Numeroituluettelo"/>
          </w:pPr>
        </w:pPrChange>
      </w:pPr>
      <w:del w:id="79" w:author="Rikhard Mäki-Heikkilä" w:date="2026-08-13T13:27:00Z" w16du:dateUtc="2026-08-13T10:27:00Z">
        <w:r w:rsidDel="004E2E48">
          <w:rPr>
            <w:b/>
          </w:rPr>
          <w:delText xml:space="preserve">#18 Stop Cmd+Q from bypassing the recording guard. </w:delText>
        </w:r>
        <w:r w:rsidDel="004E2E48">
          <w:delText>A real bug on the most common quit route, and cheap to fix.</w:delText>
        </w:r>
      </w:del>
    </w:p>
    <w:p w14:paraId="2B1FA222" w14:textId="361D1F5B" w:rsidR="008C7A07" w:rsidDel="004E2E48" w:rsidRDefault="00000000" w:rsidP="004E2E48">
      <w:pPr>
        <w:rPr>
          <w:del w:id="80" w:author="Rikhard Mäki-Heikkilä" w:date="2026-08-13T13:27:00Z" w16du:dateUtc="2026-08-13T10:27:00Z"/>
        </w:rPr>
        <w:pPrChange w:id="81" w:author="Rikhard Mäki-Heikkilä" w:date="2026-08-13T13:27:00Z" w16du:dateUtc="2026-08-13T10:27:00Z">
          <w:pPr>
            <w:pStyle w:val="Numeroituluettelo"/>
          </w:pPr>
        </w:pPrChange>
      </w:pPr>
      <w:del w:id="82" w:author="Rikhard Mäki-Heikkilä" w:date="2026-08-13T13:27:00Z" w16du:dateUtc="2026-08-13T10:27:00Z">
        <w:r w:rsidDel="004E2E48">
          <w:rPr>
            <w:b/>
          </w:rPr>
          <w:delText xml:space="preserve">#20 Put an error boundary around every dashboard panel. </w:delText>
        </w:r>
        <w:r w:rsidDel="004E2E48">
          <w:delText>Stops one chart bug from blanking the screen mid-test.</w:delText>
        </w:r>
      </w:del>
    </w:p>
    <w:p w14:paraId="779BCBD0" w14:textId="6E3490EA" w:rsidR="008C7A07" w:rsidDel="004E2E48" w:rsidRDefault="00000000" w:rsidP="004E2E48">
      <w:pPr>
        <w:rPr>
          <w:del w:id="83" w:author="Rikhard Mäki-Heikkilä" w:date="2026-08-13T13:27:00Z" w16du:dateUtc="2026-08-13T10:27:00Z"/>
        </w:rPr>
        <w:pPrChange w:id="84" w:author="Rikhard Mäki-Heikkilä" w:date="2026-08-13T13:27:00Z" w16du:dateUtc="2026-08-13T10:27:00Z">
          <w:pPr>
            <w:pStyle w:val="Numeroituluettelo"/>
          </w:pPr>
        </w:pPrChange>
      </w:pPr>
      <w:del w:id="85" w:author="Rikhard Mäki-Heikkilä" w:date="2026-08-13T13:27:00Z" w16du:dateUtc="2026-08-13T10:27:00Z">
        <w:r w:rsidDel="004E2E48">
          <w:rPr>
            <w:b/>
          </w:rPr>
          <w:delText xml:space="preserve">#9 Write the required Calories element. </w:delText>
        </w:r>
        <w:r w:rsidDel="004E2E48">
          <w:delText>Two lines, and it is what makes the exports schema-valid.</w:delText>
        </w:r>
      </w:del>
    </w:p>
    <w:p w14:paraId="2EE6E61F" w14:textId="453E59C4" w:rsidR="008C7A07" w:rsidDel="004E2E48" w:rsidRDefault="00000000" w:rsidP="004E2E48">
      <w:pPr>
        <w:rPr>
          <w:del w:id="86" w:author="Rikhard Mäki-Heikkilä" w:date="2026-08-13T13:27:00Z" w16du:dateUtc="2026-08-13T10:27:00Z"/>
        </w:rPr>
        <w:pPrChange w:id="87" w:author="Rikhard Mäki-Heikkilä" w:date="2026-08-13T13:27:00Z" w16du:dateUtc="2026-08-13T10:27:00Z">
          <w:pPr>
            <w:pStyle w:val="Numeroituluettelo"/>
          </w:pPr>
        </w:pPrChange>
      </w:pPr>
      <w:del w:id="88" w:author="Rikhard Mäki-Heikkilä" w:date="2026-08-13T13:27:00Z" w16du:dateUtc="2026-08-13T10:27:00Z">
        <w:r w:rsidDel="004E2E48">
          <w:rPr>
            <w:b/>
          </w:rPr>
          <w:delText xml:space="preserve">#10 Fix the TotalTimeSeconds off-by-one. </w:delText>
        </w:r>
        <w:r w:rsidDel="004E2E48">
          <w:delText>Two lines, and it corrupts every downstream average until fixed.</w:delText>
        </w:r>
      </w:del>
    </w:p>
    <w:p w14:paraId="6B16FAF7" w14:textId="6F227BC8" w:rsidR="008C7A07" w:rsidDel="004E2E48" w:rsidRDefault="00000000" w:rsidP="004E2E48">
      <w:pPr>
        <w:rPr>
          <w:del w:id="89" w:author="Rikhard Mäki-Heikkilä" w:date="2026-08-13T13:27:00Z" w16du:dateUtc="2026-08-13T10:27:00Z"/>
        </w:rPr>
        <w:pPrChange w:id="90" w:author="Rikhard Mäki-Heikkilä" w:date="2026-08-13T13:27:00Z" w16du:dateUtc="2026-08-13T10:27:00Z">
          <w:pPr>
            <w:pStyle w:val="Numeroituluettelo"/>
          </w:pPr>
        </w:pPrChange>
      </w:pPr>
      <w:del w:id="91" w:author="Rikhard Mäki-Heikkilä" w:date="2026-08-13T13:27:00Z" w16du:dateUtc="2026-08-13T10:27:00Z">
        <w:r w:rsidDel="004E2E48">
          <w:rPr>
            <w:b/>
          </w:rPr>
          <w:delText xml:space="preserve">#12 Emit one TCX lap per protocol step. </w:delText>
        </w:r>
        <w:r w:rsidDel="004E2E48">
          <w:delText>The step structure is the point of the protocol and currently does not survive export.</w:delText>
        </w:r>
      </w:del>
    </w:p>
    <w:p w14:paraId="6BA6CF69" w14:textId="035865C0" w:rsidR="008C7A07" w:rsidDel="004E2E48" w:rsidRDefault="00000000" w:rsidP="004E2E48">
      <w:pPr>
        <w:rPr>
          <w:del w:id="92" w:author="Rikhard Mäki-Heikkilä" w:date="2026-08-13T13:27:00Z" w16du:dateUtc="2026-08-13T10:27:00Z"/>
        </w:rPr>
        <w:pPrChange w:id="93" w:author="Rikhard Mäki-Heikkilä" w:date="2026-08-13T13:27:00Z" w16du:dateUtc="2026-08-13T10:27:00Z">
          <w:pPr>
            <w:pStyle w:val="Numeroituluettelo"/>
          </w:pPr>
        </w:pPrChange>
      </w:pPr>
      <w:del w:id="94" w:author="Rikhard Mäki-Heikkilä" w:date="2026-08-13T13:27:00Z" w16du:dateUtc="2026-08-13T10:27:00Z">
        <w:r w:rsidDel="004E2E48">
          <w:rPr>
            <w:b/>
          </w:rPr>
          <w:delText xml:space="preserve">#35 Live VO₂ estimate for running. </w:delText>
        </w:r>
        <w:r w:rsidDel="004E2E48">
          <w:delText>Almost free once 1 is done.</w:delText>
        </w:r>
      </w:del>
    </w:p>
    <w:p w14:paraId="796FEEBF" w14:textId="4AFC8FC7" w:rsidR="008C7A07" w:rsidDel="004E2E48" w:rsidRDefault="00000000" w:rsidP="004E2E48">
      <w:pPr>
        <w:rPr>
          <w:del w:id="95" w:author="Rikhard Mäki-Heikkilä" w:date="2026-08-13T13:27:00Z" w16du:dateUtc="2026-08-13T10:27:00Z"/>
        </w:rPr>
        <w:pPrChange w:id="96" w:author="Rikhard Mäki-Heikkilä" w:date="2026-08-13T13:27:00Z" w16du:dateUtc="2026-08-13T10:27:00Z">
          <w:pPr>
            <w:pStyle w:val="Numeroituluettelo"/>
          </w:pPr>
        </w:pPrChange>
      </w:pPr>
      <w:del w:id="97" w:author="Rikhard Mäki-Heikkilä" w:date="2026-08-13T13:27:00Z" w16du:dateUtc="2026-08-13T10:27:00Z">
        <w:r w:rsidDel="004E2E48">
          <w:rPr>
            <w:b/>
          </w:rPr>
          <w:delText xml:space="preserve">#36 Live VO₂ estimate for cycling. </w:delText>
        </w:r>
        <w:r w:rsidDel="004E2E48">
          <w:delText>Almost free, and it answers the same question on the bike.</w:delText>
        </w:r>
      </w:del>
    </w:p>
    <w:p w14:paraId="5626FC1D" w14:textId="19390269" w:rsidR="008C7A07" w:rsidDel="004E2E48" w:rsidRDefault="00000000" w:rsidP="004E2E48">
      <w:pPr>
        <w:rPr>
          <w:del w:id="98" w:author="Rikhard Mäki-Heikkilä" w:date="2026-08-13T13:27:00Z" w16du:dateUtc="2026-08-13T10:27:00Z"/>
        </w:rPr>
        <w:pPrChange w:id="99" w:author="Rikhard Mäki-Heikkilä" w:date="2026-08-13T13:27:00Z" w16du:dateUtc="2026-08-13T10:27:00Z">
          <w:pPr>
            <w:pStyle w:val="Numeroituluettelo"/>
          </w:pPr>
        </w:pPrChange>
      </w:pPr>
      <w:del w:id="100" w:author="Rikhard Mäki-Heikkilä" w:date="2026-08-13T13:27:00Z" w16du:dateUtc="2026-08-13T10:27:00Z">
        <w:r w:rsidDel="004E2E48">
          <w:rPr>
            <w:b/>
          </w:rPr>
          <w:delText xml:space="preserve">#37 Label both estimates as estimates. </w:delText>
        </w:r>
        <w:r w:rsidDel="004E2E48">
          <w:delText>Do it in the same commit as 35 and 36, not afterwards.</w:delText>
        </w:r>
      </w:del>
    </w:p>
    <w:p w14:paraId="30A2BF93" w14:textId="4D8401CE" w:rsidR="008C7A07" w:rsidDel="004E2E48" w:rsidRDefault="00000000" w:rsidP="004E2E48">
      <w:pPr>
        <w:rPr>
          <w:del w:id="101" w:author="Rikhard Mäki-Heikkilä" w:date="2026-08-13T13:27:00Z" w16du:dateUtc="2026-08-13T10:27:00Z"/>
        </w:rPr>
        <w:pPrChange w:id="102" w:author="Rikhard Mäki-Heikkilä" w:date="2026-08-13T13:27:00Z" w16du:dateUtc="2026-08-13T10:27:00Z">
          <w:pPr>
            <w:pStyle w:val="Numeroituluettelo"/>
          </w:pPr>
        </w:pPrChange>
      </w:pPr>
      <w:del w:id="103" w:author="Rikhard Mäki-Heikkilä" w:date="2026-08-13T13:27:00Z" w16du:dateUtc="2026-08-13T10:27:00Z">
        <w:r w:rsidDel="004E2E48">
          <w:rPr>
            <w:b/>
          </w:rPr>
          <w:delText xml:space="preserve">#27 Make the tile grid flippable. </w:delText>
        </w:r>
        <w:r w:rsidDel="004E2E48">
          <w:delText>The container everything else on the dashboard goes into, so it is worth doing before the individual tiles.</w:delText>
        </w:r>
      </w:del>
    </w:p>
    <w:p w14:paraId="6E9C387A" w14:textId="5C4614B3" w:rsidR="008C7A07" w:rsidDel="004E2E48" w:rsidRDefault="008C7A07" w:rsidP="004E2E48">
      <w:pPr>
        <w:rPr>
          <w:del w:id="104" w:author="Rikhard Mäki-Heikkilä" w:date="2026-08-13T13:27:00Z" w16du:dateUtc="2026-08-13T10:27:00Z"/>
        </w:rPr>
      </w:pPr>
    </w:p>
    <w:p w14:paraId="7A2F847F" w14:textId="07950134" w:rsidR="008C7A07" w:rsidRDefault="00000000" w:rsidP="004E2E48">
      <w:del w:id="105" w:author="Rikhard Mäki-Heikkilä" w:date="2026-08-13T13:27:00Z" w16du:dateUtc="2026-08-13T10:27:00Z">
        <w:r w:rsidDel="004E2E48">
          <w:rPr>
            <w:i/>
          </w:rPr>
          <w:delText>Suggestion 17 (the FIT encoder) is deliberately not in this list. It is the most capable item in the document and the one that answers the new-sensors question properly, but it is also the largest, and it is worth doing after the recording layer has been taught to keep the fields that FIT would carry. Doing it first would mean writing an encoder for data that is still being thrown away.</w:delText>
        </w:r>
      </w:del>
    </w:p>
    <w:sectPr w:rsidR="008C7A07"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ituluettel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ituluettel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Merkittyluettel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Merkittyluettel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ituluettel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Merkittyluettelo"/>
      <w:lvlText w:val=""/>
      <w:lvlJc w:val="left"/>
      <w:pPr>
        <w:tabs>
          <w:tab w:val="num" w:pos="360"/>
        </w:tabs>
        <w:ind w:left="360" w:hanging="360"/>
      </w:pPr>
      <w:rPr>
        <w:rFonts w:ascii="Symbol" w:hAnsi="Symbol" w:hint="default"/>
      </w:rPr>
    </w:lvl>
  </w:abstractNum>
  <w:num w:numId="1" w16cid:durableId="1351418182">
    <w:abstractNumId w:val="8"/>
  </w:num>
  <w:num w:numId="2" w16cid:durableId="1424110619">
    <w:abstractNumId w:val="6"/>
  </w:num>
  <w:num w:numId="3" w16cid:durableId="1526871697">
    <w:abstractNumId w:val="5"/>
  </w:num>
  <w:num w:numId="4" w16cid:durableId="1032531348">
    <w:abstractNumId w:val="4"/>
  </w:num>
  <w:num w:numId="5" w16cid:durableId="394208485">
    <w:abstractNumId w:val="7"/>
  </w:num>
  <w:num w:numId="6" w16cid:durableId="586185156">
    <w:abstractNumId w:val="3"/>
  </w:num>
  <w:num w:numId="7" w16cid:durableId="323704032">
    <w:abstractNumId w:val="2"/>
  </w:num>
  <w:num w:numId="8" w16cid:durableId="61222452">
    <w:abstractNumId w:val="1"/>
  </w:num>
  <w:num w:numId="9" w16cid:durableId="175493813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ikhard Mäki-Heikkilä">
    <w15:presenceInfo w15:providerId="AD" w15:userId="S::rikhard.maki-heikkila@tuni.fi::3e34da66-1364-479c-ae1b-0756f37b793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trackRevision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C0A"/>
    <w:rsid w:val="0015074B"/>
    <w:rsid w:val="0029639D"/>
    <w:rsid w:val="00326F90"/>
    <w:rsid w:val="004E2E48"/>
    <w:rsid w:val="00687F7F"/>
    <w:rsid w:val="007F7227"/>
    <w:rsid w:val="008C7A0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245C30"/>
  <w14:defaultImageDpi w14:val="300"/>
  <w15:docId w15:val="{3F2DBBA2-24F2-1C4F-97DF-F37692C9B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FC693F"/>
    <w:pPr>
      <w:spacing w:after="120"/>
    </w:pPr>
    <w:rPr>
      <w:rFonts w:ascii="Calibri" w:hAnsi="Calibri"/>
      <w:sz w:val="21"/>
    </w:rPr>
  </w:style>
  <w:style w:type="paragraph" w:styleId="Otsikko1">
    <w:name w:val="heading 1"/>
    <w:basedOn w:val="Normaali"/>
    <w:next w:val="Normaali"/>
    <w:link w:val="Otsikko1Char"/>
    <w:uiPriority w:val="9"/>
    <w:qFormat/>
    <w:rsid w:val="00FC693F"/>
    <w:pPr>
      <w:keepNext/>
      <w:keepLines/>
      <w:spacing w:before="480" w:after="0"/>
      <w:outlineLvl w:val="0"/>
    </w:pPr>
    <w:rPr>
      <w:rFonts w:asciiTheme="majorHAnsi" w:eastAsiaTheme="majorEastAsia" w:hAnsiTheme="majorHAnsi" w:cstheme="majorBidi"/>
      <w:b/>
      <w:bCs/>
      <w:color w:val="1A3E8C"/>
      <w:sz w:val="36"/>
      <w:szCs w:val="28"/>
    </w:rPr>
  </w:style>
  <w:style w:type="paragraph" w:styleId="Otsikko2">
    <w:name w:val="heading 2"/>
    <w:basedOn w:val="Normaali"/>
    <w:next w:val="Normaali"/>
    <w:link w:val="Otsikko2Char"/>
    <w:uiPriority w:val="9"/>
    <w:unhideWhenUsed/>
    <w:qFormat/>
    <w:rsid w:val="00FC693F"/>
    <w:pPr>
      <w:keepNext/>
      <w:keepLines/>
      <w:spacing w:before="200" w:after="0"/>
      <w:outlineLvl w:val="1"/>
    </w:pPr>
    <w:rPr>
      <w:rFonts w:asciiTheme="majorHAnsi" w:eastAsiaTheme="majorEastAsia" w:hAnsiTheme="majorHAnsi" w:cstheme="majorBidi"/>
      <w:b/>
      <w:bCs/>
      <w:color w:val="1A3E8C"/>
      <w:sz w:val="26"/>
      <w:szCs w:val="26"/>
    </w:rPr>
  </w:style>
  <w:style w:type="paragraph" w:styleId="Otsikko3">
    <w:name w:val="heading 3"/>
    <w:basedOn w:val="Normaali"/>
    <w:next w:val="Normaali"/>
    <w:link w:val="Otsikko3Char"/>
    <w:uiPriority w:val="9"/>
    <w:unhideWhenUsed/>
    <w:qFormat/>
    <w:rsid w:val="00FC693F"/>
    <w:pPr>
      <w:keepNext/>
      <w:keepLines/>
      <w:spacing w:before="200" w:after="0"/>
      <w:outlineLvl w:val="2"/>
    </w:pPr>
    <w:rPr>
      <w:rFonts w:asciiTheme="majorHAnsi" w:eastAsiaTheme="majorEastAsia" w:hAnsiTheme="majorHAnsi" w:cstheme="majorBidi"/>
      <w:b/>
      <w:bCs/>
      <w:color w:val="222222"/>
      <w:sz w:val="22"/>
    </w:rPr>
  </w:style>
  <w:style w:type="paragraph" w:styleId="Otsikko4">
    <w:name w:val="heading 4"/>
    <w:basedOn w:val="Normaali"/>
    <w:next w:val="Normaali"/>
    <w:link w:val="Otsikk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tsikko5">
    <w:name w:val="heading 5"/>
    <w:basedOn w:val="Normaali"/>
    <w:next w:val="Normaali"/>
    <w:link w:val="Otsikk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tsikko6">
    <w:name w:val="heading 6"/>
    <w:basedOn w:val="Normaali"/>
    <w:next w:val="Normaali"/>
    <w:link w:val="Otsikk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tsikko7">
    <w:name w:val="heading 7"/>
    <w:basedOn w:val="Normaali"/>
    <w:next w:val="Normaali"/>
    <w:link w:val="Otsikk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tsikko8">
    <w:name w:val="heading 8"/>
    <w:basedOn w:val="Normaali"/>
    <w:next w:val="Normaali"/>
    <w:link w:val="Otsikk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tsikko9">
    <w:name w:val="heading 9"/>
    <w:basedOn w:val="Normaali"/>
    <w:next w:val="Normaali"/>
    <w:link w:val="Otsikk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uiPriority w:val="99"/>
    <w:unhideWhenUsed/>
    <w:rsid w:val="00E618BF"/>
    <w:pPr>
      <w:tabs>
        <w:tab w:val="center" w:pos="4680"/>
        <w:tab w:val="right" w:pos="9360"/>
      </w:tabs>
      <w:spacing w:after="0" w:line="240" w:lineRule="auto"/>
    </w:pPr>
  </w:style>
  <w:style w:type="character" w:customStyle="1" w:styleId="YltunnisteChar">
    <w:name w:val="Ylätunniste Char"/>
    <w:basedOn w:val="Kappaleenoletusfontti"/>
    <w:link w:val="Yltunniste"/>
    <w:uiPriority w:val="99"/>
    <w:rsid w:val="00E618BF"/>
  </w:style>
  <w:style w:type="paragraph" w:styleId="Alatunniste">
    <w:name w:val="footer"/>
    <w:basedOn w:val="Normaali"/>
    <w:link w:val="AlatunnisteChar"/>
    <w:uiPriority w:val="99"/>
    <w:unhideWhenUsed/>
    <w:rsid w:val="00E618BF"/>
    <w:pPr>
      <w:tabs>
        <w:tab w:val="center" w:pos="4680"/>
        <w:tab w:val="right" w:pos="9360"/>
      </w:tabs>
      <w:spacing w:after="0" w:line="240" w:lineRule="auto"/>
    </w:pPr>
  </w:style>
  <w:style w:type="character" w:customStyle="1" w:styleId="AlatunnisteChar">
    <w:name w:val="Alatunniste Char"/>
    <w:basedOn w:val="Kappaleenoletusfontti"/>
    <w:link w:val="Alatunniste"/>
    <w:uiPriority w:val="99"/>
    <w:rsid w:val="00E618BF"/>
  </w:style>
  <w:style w:type="paragraph" w:styleId="Eivli">
    <w:name w:val="No Spacing"/>
    <w:uiPriority w:val="1"/>
    <w:qFormat/>
    <w:rsid w:val="00FC693F"/>
    <w:pPr>
      <w:spacing w:after="0" w:line="240" w:lineRule="auto"/>
    </w:pPr>
  </w:style>
  <w:style w:type="character" w:customStyle="1" w:styleId="Otsikko1Char">
    <w:name w:val="Otsikko 1 Char"/>
    <w:basedOn w:val="Kappaleenoletusfontti"/>
    <w:link w:val="Otsikk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tsikko2Char">
    <w:name w:val="Otsikko 2 Char"/>
    <w:basedOn w:val="Kappaleenoletusfontti"/>
    <w:link w:val="Otsikko2"/>
    <w:uiPriority w:val="9"/>
    <w:rsid w:val="00FC693F"/>
    <w:rPr>
      <w:rFonts w:asciiTheme="majorHAnsi" w:eastAsiaTheme="majorEastAsia" w:hAnsiTheme="majorHAnsi" w:cstheme="majorBidi"/>
      <w:b/>
      <w:bCs/>
      <w:color w:val="4F81BD" w:themeColor="accent1"/>
      <w:sz w:val="26"/>
      <w:szCs w:val="26"/>
    </w:rPr>
  </w:style>
  <w:style w:type="character" w:customStyle="1" w:styleId="Otsikko3Char">
    <w:name w:val="Otsikko 3 Char"/>
    <w:basedOn w:val="Kappaleenoletusfontti"/>
    <w:link w:val="Otsikko3"/>
    <w:uiPriority w:val="9"/>
    <w:rsid w:val="00FC693F"/>
    <w:rPr>
      <w:rFonts w:asciiTheme="majorHAnsi" w:eastAsiaTheme="majorEastAsia" w:hAnsiTheme="majorHAnsi" w:cstheme="majorBidi"/>
      <w:b/>
      <w:bCs/>
      <w:color w:val="4F81BD" w:themeColor="accent1"/>
    </w:rPr>
  </w:style>
  <w:style w:type="paragraph" w:styleId="Otsikko">
    <w:name w:val="Title"/>
    <w:basedOn w:val="Normaali"/>
    <w:next w:val="Normaali"/>
    <w:link w:val="Otsikk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OtsikkoChar">
    <w:name w:val="Otsikko Char"/>
    <w:basedOn w:val="Kappaleenoletusfontti"/>
    <w:link w:val="Otsikk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aotsikko">
    <w:name w:val="Subtitle"/>
    <w:basedOn w:val="Normaali"/>
    <w:next w:val="Normaali"/>
    <w:link w:val="Alaotsikk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aotsikkoChar">
    <w:name w:val="Alaotsikko Char"/>
    <w:basedOn w:val="Kappaleenoletusfontti"/>
    <w:link w:val="Alaotsikko"/>
    <w:uiPriority w:val="11"/>
    <w:rsid w:val="00FC693F"/>
    <w:rPr>
      <w:rFonts w:asciiTheme="majorHAnsi" w:eastAsiaTheme="majorEastAsia" w:hAnsiTheme="majorHAnsi" w:cstheme="majorBidi"/>
      <w:i/>
      <w:iCs/>
      <w:color w:val="4F81BD" w:themeColor="accent1"/>
      <w:spacing w:val="15"/>
      <w:sz w:val="24"/>
      <w:szCs w:val="24"/>
    </w:rPr>
  </w:style>
  <w:style w:type="paragraph" w:styleId="Luettelokappale">
    <w:name w:val="List Paragraph"/>
    <w:basedOn w:val="Normaali"/>
    <w:uiPriority w:val="34"/>
    <w:qFormat/>
    <w:rsid w:val="00FC693F"/>
    <w:pPr>
      <w:ind w:left="720"/>
      <w:contextualSpacing/>
    </w:pPr>
  </w:style>
  <w:style w:type="paragraph" w:styleId="Leipteksti">
    <w:name w:val="Body Text"/>
    <w:basedOn w:val="Normaali"/>
    <w:link w:val="LeiptekstiChar"/>
    <w:uiPriority w:val="99"/>
    <w:unhideWhenUsed/>
    <w:rsid w:val="00AA1D8D"/>
  </w:style>
  <w:style w:type="character" w:customStyle="1" w:styleId="LeiptekstiChar">
    <w:name w:val="Leipäteksti Char"/>
    <w:basedOn w:val="Kappaleenoletusfontti"/>
    <w:link w:val="Leipteksti"/>
    <w:uiPriority w:val="99"/>
    <w:rsid w:val="00AA1D8D"/>
  </w:style>
  <w:style w:type="paragraph" w:styleId="Leipteksti2">
    <w:name w:val="Body Text 2"/>
    <w:basedOn w:val="Normaali"/>
    <w:link w:val="Leipteksti2Char"/>
    <w:uiPriority w:val="99"/>
    <w:unhideWhenUsed/>
    <w:rsid w:val="00AA1D8D"/>
    <w:pPr>
      <w:spacing w:line="480" w:lineRule="auto"/>
    </w:pPr>
  </w:style>
  <w:style w:type="character" w:customStyle="1" w:styleId="Leipteksti2Char">
    <w:name w:val="Leipäteksti 2 Char"/>
    <w:basedOn w:val="Kappaleenoletusfontti"/>
    <w:link w:val="Leipteksti2"/>
    <w:uiPriority w:val="99"/>
    <w:rsid w:val="00AA1D8D"/>
  </w:style>
  <w:style w:type="paragraph" w:styleId="Leipteksti3">
    <w:name w:val="Body Text 3"/>
    <w:basedOn w:val="Normaali"/>
    <w:link w:val="Leipteksti3Char"/>
    <w:uiPriority w:val="99"/>
    <w:unhideWhenUsed/>
    <w:rsid w:val="00AA1D8D"/>
    <w:rPr>
      <w:sz w:val="16"/>
      <w:szCs w:val="16"/>
    </w:rPr>
  </w:style>
  <w:style w:type="character" w:customStyle="1" w:styleId="Leipteksti3Char">
    <w:name w:val="Leipäteksti 3 Char"/>
    <w:basedOn w:val="Kappaleenoletusfontti"/>
    <w:link w:val="Leipteksti3"/>
    <w:uiPriority w:val="99"/>
    <w:rsid w:val="00AA1D8D"/>
    <w:rPr>
      <w:sz w:val="16"/>
      <w:szCs w:val="16"/>
    </w:rPr>
  </w:style>
  <w:style w:type="paragraph" w:styleId="Luettelo">
    <w:name w:val="List"/>
    <w:basedOn w:val="Normaali"/>
    <w:uiPriority w:val="99"/>
    <w:unhideWhenUsed/>
    <w:rsid w:val="00AA1D8D"/>
    <w:pPr>
      <w:ind w:left="360" w:hanging="360"/>
      <w:contextualSpacing/>
    </w:pPr>
  </w:style>
  <w:style w:type="paragraph" w:styleId="Luettelo2">
    <w:name w:val="List 2"/>
    <w:basedOn w:val="Normaali"/>
    <w:uiPriority w:val="99"/>
    <w:unhideWhenUsed/>
    <w:rsid w:val="00326F90"/>
    <w:pPr>
      <w:ind w:left="720" w:hanging="360"/>
      <w:contextualSpacing/>
    </w:pPr>
  </w:style>
  <w:style w:type="paragraph" w:styleId="Luettelo3">
    <w:name w:val="List 3"/>
    <w:basedOn w:val="Normaali"/>
    <w:uiPriority w:val="99"/>
    <w:unhideWhenUsed/>
    <w:rsid w:val="00326F90"/>
    <w:pPr>
      <w:ind w:left="1080" w:hanging="360"/>
      <w:contextualSpacing/>
    </w:pPr>
  </w:style>
  <w:style w:type="paragraph" w:styleId="Merkittyluettelo">
    <w:name w:val="List Bullet"/>
    <w:basedOn w:val="Normaali"/>
    <w:uiPriority w:val="99"/>
    <w:unhideWhenUsed/>
    <w:rsid w:val="00326F90"/>
    <w:pPr>
      <w:numPr>
        <w:numId w:val="1"/>
      </w:numPr>
      <w:contextualSpacing/>
    </w:pPr>
  </w:style>
  <w:style w:type="paragraph" w:styleId="Merkittyluettelo2">
    <w:name w:val="List Bullet 2"/>
    <w:basedOn w:val="Normaali"/>
    <w:uiPriority w:val="99"/>
    <w:unhideWhenUsed/>
    <w:rsid w:val="00326F90"/>
    <w:pPr>
      <w:numPr>
        <w:numId w:val="2"/>
      </w:numPr>
      <w:contextualSpacing/>
    </w:pPr>
  </w:style>
  <w:style w:type="paragraph" w:styleId="Merkittyluettelo3">
    <w:name w:val="List Bullet 3"/>
    <w:basedOn w:val="Normaali"/>
    <w:uiPriority w:val="99"/>
    <w:unhideWhenUsed/>
    <w:rsid w:val="00326F90"/>
    <w:pPr>
      <w:numPr>
        <w:numId w:val="3"/>
      </w:numPr>
      <w:contextualSpacing/>
    </w:pPr>
  </w:style>
  <w:style w:type="paragraph" w:styleId="Numeroituluettelo">
    <w:name w:val="List Number"/>
    <w:basedOn w:val="Normaali"/>
    <w:uiPriority w:val="99"/>
    <w:unhideWhenUsed/>
    <w:rsid w:val="00326F90"/>
    <w:pPr>
      <w:numPr>
        <w:numId w:val="5"/>
      </w:numPr>
      <w:contextualSpacing/>
    </w:pPr>
  </w:style>
  <w:style w:type="paragraph" w:styleId="Numeroituluettelo2">
    <w:name w:val="List Number 2"/>
    <w:basedOn w:val="Normaali"/>
    <w:uiPriority w:val="99"/>
    <w:unhideWhenUsed/>
    <w:rsid w:val="0029639D"/>
    <w:pPr>
      <w:numPr>
        <w:numId w:val="6"/>
      </w:numPr>
      <w:contextualSpacing/>
    </w:pPr>
  </w:style>
  <w:style w:type="paragraph" w:styleId="Numeroituluettelo3">
    <w:name w:val="List Number 3"/>
    <w:basedOn w:val="Normaali"/>
    <w:uiPriority w:val="99"/>
    <w:unhideWhenUsed/>
    <w:rsid w:val="0029639D"/>
    <w:pPr>
      <w:numPr>
        <w:numId w:val="7"/>
      </w:numPr>
      <w:contextualSpacing/>
    </w:pPr>
  </w:style>
  <w:style w:type="paragraph" w:styleId="Jatkoluettelo">
    <w:name w:val="List Continue"/>
    <w:basedOn w:val="Normaali"/>
    <w:uiPriority w:val="99"/>
    <w:unhideWhenUsed/>
    <w:rsid w:val="0029639D"/>
    <w:pPr>
      <w:ind w:left="360"/>
      <w:contextualSpacing/>
    </w:pPr>
  </w:style>
  <w:style w:type="paragraph" w:styleId="Jatkoluettelo2">
    <w:name w:val="List Continue 2"/>
    <w:basedOn w:val="Normaali"/>
    <w:uiPriority w:val="99"/>
    <w:unhideWhenUsed/>
    <w:rsid w:val="0029639D"/>
    <w:pPr>
      <w:ind w:left="720"/>
      <w:contextualSpacing/>
    </w:pPr>
  </w:style>
  <w:style w:type="paragraph" w:styleId="Jatkoluettelo3">
    <w:name w:val="List Continue 3"/>
    <w:basedOn w:val="Normaali"/>
    <w:uiPriority w:val="99"/>
    <w:unhideWhenUsed/>
    <w:rsid w:val="0029639D"/>
    <w:pPr>
      <w:ind w:left="1080"/>
      <w:contextualSpacing/>
    </w:pPr>
  </w:style>
  <w:style w:type="paragraph" w:styleId="Makroteksti">
    <w:name w:val="macro"/>
    <w:link w:val="Makrotekst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iChar">
    <w:name w:val="Makroteksti Char"/>
    <w:basedOn w:val="Kappaleenoletusfontti"/>
    <w:link w:val="Makroteksti"/>
    <w:uiPriority w:val="99"/>
    <w:rsid w:val="0029639D"/>
    <w:rPr>
      <w:rFonts w:ascii="Courier" w:hAnsi="Courier"/>
      <w:sz w:val="20"/>
      <w:szCs w:val="20"/>
    </w:rPr>
  </w:style>
  <w:style w:type="paragraph" w:styleId="Lainaus">
    <w:name w:val="Quote"/>
    <w:basedOn w:val="Normaali"/>
    <w:next w:val="Normaali"/>
    <w:link w:val="LainausChar"/>
    <w:uiPriority w:val="29"/>
    <w:qFormat/>
    <w:rsid w:val="00FC693F"/>
    <w:rPr>
      <w:i/>
      <w:iCs/>
      <w:color w:val="000000" w:themeColor="text1"/>
    </w:rPr>
  </w:style>
  <w:style w:type="character" w:customStyle="1" w:styleId="LainausChar">
    <w:name w:val="Lainaus Char"/>
    <w:basedOn w:val="Kappaleenoletusfontti"/>
    <w:link w:val="Lainaus"/>
    <w:uiPriority w:val="29"/>
    <w:rsid w:val="00FC693F"/>
    <w:rPr>
      <w:i/>
      <w:iCs/>
      <w:color w:val="000000" w:themeColor="text1"/>
    </w:rPr>
  </w:style>
  <w:style w:type="character" w:customStyle="1" w:styleId="Otsikko4Char">
    <w:name w:val="Otsikko 4 Char"/>
    <w:basedOn w:val="Kappaleenoletusfontti"/>
    <w:link w:val="Otsikko4"/>
    <w:uiPriority w:val="9"/>
    <w:semiHidden/>
    <w:rsid w:val="00FC693F"/>
    <w:rPr>
      <w:rFonts w:asciiTheme="majorHAnsi" w:eastAsiaTheme="majorEastAsia" w:hAnsiTheme="majorHAnsi" w:cstheme="majorBidi"/>
      <w:b/>
      <w:bCs/>
      <w:i/>
      <w:iCs/>
      <w:color w:val="4F81BD" w:themeColor="accent1"/>
    </w:rPr>
  </w:style>
  <w:style w:type="character" w:customStyle="1" w:styleId="Otsikko5Char">
    <w:name w:val="Otsikko 5 Char"/>
    <w:basedOn w:val="Kappaleenoletusfontti"/>
    <w:link w:val="Otsikko5"/>
    <w:uiPriority w:val="9"/>
    <w:semiHidden/>
    <w:rsid w:val="00FC693F"/>
    <w:rPr>
      <w:rFonts w:asciiTheme="majorHAnsi" w:eastAsiaTheme="majorEastAsia" w:hAnsiTheme="majorHAnsi" w:cstheme="majorBidi"/>
      <w:color w:val="243F60" w:themeColor="accent1" w:themeShade="7F"/>
    </w:rPr>
  </w:style>
  <w:style w:type="character" w:customStyle="1" w:styleId="Otsikko6Char">
    <w:name w:val="Otsikko 6 Char"/>
    <w:basedOn w:val="Kappaleenoletusfontti"/>
    <w:link w:val="Otsikko6"/>
    <w:uiPriority w:val="9"/>
    <w:semiHidden/>
    <w:rsid w:val="00FC693F"/>
    <w:rPr>
      <w:rFonts w:asciiTheme="majorHAnsi" w:eastAsiaTheme="majorEastAsia" w:hAnsiTheme="majorHAnsi" w:cstheme="majorBidi"/>
      <w:i/>
      <w:iCs/>
      <w:color w:val="243F60" w:themeColor="accent1" w:themeShade="7F"/>
    </w:rPr>
  </w:style>
  <w:style w:type="character" w:customStyle="1" w:styleId="Otsikko7Char">
    <w:name w:val="Otsikko 7 Char"/>
    <w:basedOn w:val="Kappaleenoletusfontti"/>
    <w:link w:val="Otsikko7"/>
    <w:uiPriority w:val="9"/>
    <w:semiHidden/>
    <w:rsid w:val="00FC693F"/>
    <w:rPr>
      <w:rFonts w:asciiTheme="majorHAnsi" w:eastAsiaTheme="majorEastAsia" w:hAnsiTheme="majorHAnsi" w:cstheme="majorBidi"/>
      <w:i/>
      <w:iCs/>
      <w:color w:val="404040" w:themeColor="text1" w:themeTint="BF"/>
    </w:rPr>
  </w:style>
  <w:style w:type="character" w:customStyle="1" w:styleId="Otsikko8Char">
    <w:name w:val="Otsikko 8 Char"/>
    <w:basedOn w:val="Kappaleenoletusfontti"/>
    <w:link w:val="Otsikko8"/>
    <w:uiPriority w:val="9"/>
    <w:semiHidden/>
    <w:rsid w:val="00FC693F"/>
    <w:rPr>
      <w:rFonts w:asciiTheme="majorHAnsi" w:eastAsiaTheme="majorEastAsia" w:hAnsiTheme="majorHAnsi" w:cstheme="majorBidi"/>
      <w:color w:val="4F81BD" w:themeColor="accent1"/>
      <w:sz w:val="20"/>
      <w:szCs w:val="20"/>
    </w:rPr>
  </w:style>
  <w:style w:type="character" w:customStyle="1" w:styleId="Otsikko9Char">
    <w:name w:val="Otsikko 9 Char"/>
    <w:basedOn w:val="Kappaleenoletusfontti"/>
    <w:link w:val="Otsikko9"/>
    <w:uiPriority w:val="9"/>
    <w:semiHidden/>
    <w:rsid w:val="00FC693F"/>
    <w:rPr>
      <w:rFonts w:asciiTheme="majorHAnsi" w:eastAsiaTheme="majorEastAsia" w:hAnsiTheme="majorHAnsi" w:cstheme="majorBidi"/>
      <w:i/>
      <w:iCs/>
      <w:color w:val="404040" w:themeColor="text1" w:themeTint="BF"/>
      <w:sz w:val="20"/>
      <w:szCs w:val="20"/>
    </w:rPr>
  </w:style>
  <w:style w:type="paragraph" w:styleId="Kuvaotsikko">
    <w:name w:val="caption"/>
    <w:basedOn w:val="Normaali"/>
    <w:next w:val="Normaali"/>
    <w:uiPriority w:val="35"/>
    <w:semiHidden/>
    <w:unhideWhenUsed/>
    <w:qFormat/>
    <w:rsid w:val="00FC693F"/>
    <w:pPr>
      <w:spacing w:line="240" w:lineRule="auto"/>
    </w:pPr>
    <w:rPr>
      <w:b/>
      <w:bCs/>
      <w:color w:val="4F81BD" w:themeColor="accent1"/>
      <w:sz w:val="18"/>
      <w:szCs w:val="18"/>
    </w:rPr>
  </w:style>
  <w:style w:type="character" w:styleId="Voimakas">
    <w:name w:val="Strong"/>
    <w:basedOn w:val="Kappaleenoletusfontti"/>
    <w:uiPriority w:val="22"/>
    <w:qFormat/>
    <w:rsid w:val="00FC693F"/>
    <w:rPr>
      <w:b/>
      <w:bCs/>
    </w:rPr>
  </w:style>
  <w:style w:type="character" w:styleId="Korostus">
    <w:name w:val="Emphasis"/>
    <w:basedOn w:val="Kappaleenoletusfontti"/>
    <w:uiPriority w:val="20"/>
    <w:qFormat/>
    <w:rsid w:val="00FC693F"/>
    <w:rPr>
      <w:i/>
      <w:iCs/>
    </w:rPr>
  </w:style>
  <w:style w:type="paragraph" w:styleId="Erottuvalainaus">
    <w:name w:val="Intense Quote"/>
    <w:basedOn w:val="Normaali"/>
    <w:next w:val="Normaali"/>
    <w:link w:val="Erottuvalainaus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ErottuvalainausChar">
    <w:name w:val="Erottuva lainaus Char"/>
    <w:basedOn w:val="Kappaleenoletusfontti"/>
    <w:link w:val="Erottuvalainaus"/>
    <w:uiPriority w:val="30"/>
    <w:rsid w:val="00FC693F"/>
    <w:rPr>
      <w:b/>
      <w:bCs/>
      <w:i/>
      <w:iCs/>
      <w:color w:val="4F81BD" w:themeColor="accent1"/>
    </w:rPr>
  </w:style>
  <w:style w:type="character" w:styleId="Hienovarainenkorostus">
    <w:name w:val="Subtle Emphasis"/>
    <w:basedOn w:val="Kappaleenoletusfontti"/>
    <w:uiPriority w:val="19"/>
    <w:qFormat/>
    <w:rsid w:val="00FC693F"/>
    <w:rPr>
      <w:i/>
      <w:iCs/>
      <w:color w:val="808080" w:themeColor="text1" w:themeTint="7F"/>
    </w:rPr>
  </w:style>
  <w:style w:type="character" w:styleId="Voimakaskorostus">
    <w:name w:val="Intense Emphasis"/>
    <w:basedOn w:val="Kappaleenoletusfontti"/>
    <w:uiPriority w:val="21"/>
    <w:qFormat/>
    <w:rsid w:val="00FC693F"/>
    <w:rPr>
      <w:b/>
      <w:bCs/>
      <w:i/>
      <w:iCs/>
      <w:color w:val="4F81BD" w:themeColor="accent1"/>
    </w:rPr>
  </w:style>
  <w:style w:type="character" w:styleId="Hienovarainenviittaus">
    <w:name w:val="Subtle Reference"/>
    <w:basedOn w:val="Kappaleenoletusfontti"/>
    <w:uiPriority w:val="31"/>
    <w:qFormat/>
    <w:rsid w:val="00FC693F"/>
    <w:rPr>
      <w:smallCaps/>
      <w:color w:val="C0504D" w:themeColor="accent2"/>
      <w:u w:val="single"/>
    </w:rPr>
  </w:style>
  <w:style w:type="character" w:styleId="Erottuvaviittaus">
    <w:name w:val="Intense Reference"/>
    <w:basedOn w:val="Kappaleenoletusfontti"/>
    <w:uiPriority w:val="32"/>
    <w:qFormat/>
    <w:rsid w:val="00FC693F"/>
    <w:rPr>
      <w:b/>
      <w:bCs/>
      <w:smallCaps/>
      <w:color w:val="C0504D" w:themeColor="accent2"/>
      <w:spacing w:val="5"/>
      <w:u w:val="single"/>
    </w:rPr>
  </w:style>
  <w:style w:type="character" w:styleId="Kirjannimike">
    <w:name w:val="Book Title"/>
    <w:basedOn w:val="Kappaleenoletusfontti"/>
    <w:uiPriority w:val="33"/>
    <w:qFormat/>
    <w:rsid w:val="00FC693F"/>
    <w:rPr>
      <w:b/>
      <w:bCs/>
      <w:smallCaps/>
      <w:spacing w:val="5"/>
    </w:rPr>
  </w:style>
  <w:style w:type="paragraph" w:styleId="Sisllysluettelonotsikko">
    <w:name w:val="TOC Heading"/>
    <w:basedOn w:val="Otsikko1"/>
    <w:next w:val="Normaali"/>
    <w:uiPriority w:val="39"/>
    <w:semiHidden/>
    <w:unhideWhenUsed/>
    <w:qFormat/>
    <w:rsid w:val="00FC693F"/>
    <w:pPr>
      <w:outlineLvl w:val="9"/>
    </w:pPr>
  </w:style>
  <w:style w:type="table" w:styleId="TaulukkoRuudukko">
    <w:name w:val="Table Grid"/>
    <w:basedOn w:val="Normaalitaulukk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aaleavarjostus">
    <w:name w:val="Light Shading"/>
    <w:basedOn w:val="Normaalitaulukk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aaleavarjostus-korostus1">
    <w:name w:val="Light Shading Accent 1"/>
    <w:basedOn w:val="Normaalitaulukk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aaleavarjostus-korostus2">
    <w:name w:val="Light Shading Accent 2"/>
    <w:basedOn w:val="Normaalitaulukk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aaleavarjostus-korostus3">
    <w:name w:val="Light Shading Accent 3"/>
    <w:basedOn w:val="Normaalitaulukk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aaleavarjostus-korostus4">
    <w:name w:val="Light Shading Accent 4"/>
    <w:basedOn w:val="Normaalitaulukk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aaleavarjostus-korostus5">
    <w:name w:val="Light Shading Accent 5"/>
    <w:basedOn w:val="Normaalitaulukk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aaleavarjostus-korostus6">
    <w:name w:val="Light Shading Accent 6"/>
    <w:basedOn w:val="Normaalitaulukk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aalealuettelo">
    <w:name w:val="Light List"/>
    <w:basedOn w:val="Normaalitaulukk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aalealuettelo-korostus1">
    <w:name w:val="Light List Accent 1"/>
    <w:basedOn w:val="Normaalitaulukk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aalealuettelo-korostus2">
    <w:name w:val="Light List Accent 2"/>
    <w:basedOn w:val="Normaalitaulukk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aalealuettelo-korostus3">
    <w:name w:val="Light List Accent 3"/>
    <w:basedOn w:val="Normaalitaulukk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aalealuettelo-korostus4">
    <w:name w:val="Light List Accent 4"/>
    <w:basedOn w:val="Normaalitaulukk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aalealuettelo-korostus5">
    <w:name w:val="Light List Accent 5"/>
    <w:basedOn w:val="Normaalitaulukk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aalealuettelo-korostus6">
    <w:name w:val="Light List Accent 6"/>
    <w:basedOn w:val="Normaalitaulukk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aalearuudukko">
    <w:name w:val="Light Grid"/>
    <w:basedOn w:val="Normaalitaulukk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aalearuudukko-korostus1">
    <w:name w:val="Light Grid Accent 1"/>
    <w:basedOn w:val="Normaalitaulukk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aalearuudukko-korostus2">
    <w:name w:val="Light Grid Accent 2"/>
    <w:basedOn w:val="Normaalitaulukk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aalearuudukko-korostus3">
    <w:name w:val="Light Grid Accent 3"/>
    <w:basedOn w:val="Normaalitaulukk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aalearuudukko-korostus4">
    <w:name w:val="Light Grid Accent 4"/>
    <w:basedOn w:val="Normaalitaulukk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aalearuudukko-korostus5">
    <w:name w:val="Light Grid Accent 5"/>
    <w:basedOn w:val="Normaalitaulukk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aalearuudukko-korostus6">
    <w:name w:val="Light Grid Accent 6"/>
    <w:basedOn w:val="Normaalitaulukk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Normaalivarjostus1">
    <w:name w:val="Medium Shading 1"/>
    <w:basedOn w:val="Normaalitaulukk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Normaalivarjostus1-korostus1">
    <w:name w:val="Medium Shading 1 Accent 1"/>
    <w:basedOn w:val="Normaalitaulukk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Normaalivarjostus1-korostus2">
    <w:name w:val="Medium Shading 1 Accent 2"/>
    <w:basedOn w:val="Normaalitaulukk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Normaalivarjostus1-korostus3">
    <w:name w:val="Medium Shading 1 Accent 3"/>
    <w:basedOn w:val="Normaalitaulukk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Normaalivarjostus1-korostus4">
    <w:name w:val="Medium Shading 1 Accent 4"/>
    <w:basedOn w:val="Normaalitaulukk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Normaalivarjostus1-korostus5">
    <w:name w:val="Medium Shading 1 Accent 5"/>
    <w:basedOn w:val="Normaalitaulukk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Normaalivarjostus1-korostus6">
    <w:name w:val="Medium Shading 1 Accent 6"/>
    <w:basedOn w:val="Normaalitaulukk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Normaalivarjostus2">
    <w:name w:val="Medium Shading 2"/>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1">
    <w:name w:val="Medium Shading 2 Accent 1"/>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2">
    <w:name w:val="Medium Shading 2 Accent 2"/>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3">
    <w:name w:val="Medium Shading 2 Accent 3"/>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4">
    <w:name w:val="Medium Shading 2 Accent 4"/>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5">
    <w:name w:val="Medium Shading 2 Accent 5"/>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6">
    <w:name w:val="Medium Shading 2 Accent 6"/>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luettelo1">
    <w:name w:val="Medium List 1"/>
    <w:basedOn w:val="Normaalitaulukk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Normaaliluettelo1-korostus1">
    <w:name w:val="Medium List 1 Accent 1"/>
    <w:basedOn w:val="Normaalitaulukk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Normaaliluettelo1-korostus2">
    <w:name w:val="Medium List 1 Accent 2"/>
    <w:basedOn w:val="Normaalitaulukk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Normaaliluettelo1-korostus3">
    <w:name w:val="Medium List 1 Accent 3"/>
    <w:basedOn w:val="Normaalitaulukk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Normaaliluettelo1-korostus4">
    <w:name w:val="Medium List 1 Accent 4"/>
    <w:basedOn w:val="Normaalitaulukk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Normaaliluettelo1-korostus5">
    <w:name w:val="Medium List 1 Accent 5"/>
    <w:basedOn w:val="Normaalitaulukk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Normaaliluettelo1-korostus6">
    <w:name w:val="Medium List 1 Accent 6"/>
    <w:basedOn w:val="Normaalitaulukk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Normaaliluettelo2">
    <w:name w:val="Medium List 2"/>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1">
    <w:name w:val="Medium List 2 Accent 1"/>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2">
    <w:name w:val="Medium List 2 Accent 2"/>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3">
    <w:name w:val="Medium List 2 Accent 3"/>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4">
    <w:name w:val="Medium List 2 Accent 4"/>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5">
    <w:name w:val="Medium List 2 Accent 5"/>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6">
    <w:name w:val="Medium List 2 Accent 6"/>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ruudukko1">
    <w:name w:val="Medium Grid 1"/>
    <w:basedOn w:val="Normaalitaulukk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Normaaliruudukko1-korostus1">
    <w:name w:val="Medium Grid 1 Accent 1"/>
    <w:basedOn w:val="Normaalitaulukk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Normaaliruudukko1-korostus2">
    <w:name w:val="Medium Grid 1 Accent 2"/>
    <w:basedOn w:val="Normaalitaulukk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Normaaliruudukko1-korostus3">
    <w:name w:val="Medium Grid 1 Accent 3"/>
    <w:basedOn w:val="Normaalitaulukk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Normaaliruudukko1-korostus4">
    <w:name w:val="Medium Grid 1 Accent 4"/>
    <w:basedOn w:val="Normaalitaulukk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Normaaliruudukko1-korostus5">
    <w:name w:val="Medium Grid 1 Accent 5"/>
    <w:basedOn w:val="Normaalitaulukk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Normaaliruudukko1-korostus6">
    <w:name w:val="Medium Grid 1 Accent 6"/>
    <w:basedOn w:val="Normaalitaulukk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Normaaliruudukko2">
    <w:name w:val="Medium Grid 2"/>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Normaaliruudukko2-korostus1">
    <w:name w:val="Medium Grid 2 Accent 1"/>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Normaaliruudukko2-korostus2">
    <w:name w:val="Medium Grid 2 Accent 2"/>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Normaaliruudukko2-korostus3">
    <w:name w:val="Medium Grid 2 Accent 3"/>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Normaaliruudukko2-korostus4">
    <w:name w:val="Medium Grid 2 Accent 4"/>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Normaaliruudukko2-korostus5">
    <w:name w:val="Medium Grid 2 Accent 5"/>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Normaaliruudukko2-korostus6">
    <w:name w:val="Medium Grid 2 Accent 6"/>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Normaaliruudukko3">
    <w:name w:val="Medium Grid 3"/>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Normaaliruudukko3-korostus1">
    <w:name w:val="Medium Grid 3 Accent 1"/>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Normaaliruudukko3-korostus2">
    <w:name w:val="Medium Grid 3 Accent 2"/>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Normaaliruudukko3-korostus3">
    <w:name w:val="Medium Grid 3 Accent 3"/>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Normaaliruudukko3-korostus4">
    <w:name w:val="Medium Grid 3 Accent 4"/>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Normaaliruudukko3-korostus5">
    <w:name w:val="Medium Grid 3 Accent 5"/>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Normaaliruudukko3-korostus6">
    <w:name w:val="Medium Grid 3 Accent 6"/>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ummaluettelo">
    <w:name w:val="Dark List"/>
    <w:basedOn w:val="Normaalitaulukk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ummaluettelo-korostus1">
    <w:name w:val="Dark List Accent 1"/>
    <w:basedOn w:val="Normaalitaulukk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ummaluettelo-korostus2">
    <w:name w:val="Dark List Accent 2"/>
    <w:basedOn w:val="Normaalitaulukk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ummaluettelo-korostus3">
    <w:name w:val="Dark List Accent 3"/>
    <w:basedOn w:val="Normaalitaulukk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ummaluettelo-korostus4">
    <w:name w:val="Dark List Accent 4"/>
    <w:basedOn w:val="Normaalitaulukk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ummaluettelo-korostus5">
    <w:name w:val="Dark List Accent 5"/>
    <w:basedOn w:val="Normaalitaulukk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ummaluettelo-korostus6">
    <w:name w:val="Dark List Accent 6"/>
    <w:basedOn w:val="Normaalitaulukk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Vriksvarjostus">
    <w:name w:val="Colorful Shading"/>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Vriksvarjostus-korostus1">
    <w:name w:val="Colorful Shading Accent 1"/>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Vriksvarjostus-korostus2">
    <w:name w:val="Colorful Shading Accent 2"/>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Vriksvarjostus-korostus3">
    <w:name w:val="Colorful Shading Accent 3"/>
    <w:basedOn w:val="Normaalitaulukk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Vriksvarjostus-korostus4">
    <w:name w:val="Colorful Shading Accent 4"/>
    <w:basedOn w:val="Normaalitaulukk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Vriksvarjostus-korostus5">
    <w:name w:val="Colorful Shading Accent 5"/>
    <w:basedOn w:val="Normaalitaulukk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Vriksvarjostus-korostus6">
    <w:name w:val="Colorful Shading Accent 6"/>
    <w:basedOn w:val="Normaalitaulukk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Vriksluettelo">
    <w:name w:val="Colorful List"/>
    <w:basedOn w:val="Normaalitaulukk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Vriksluettelo-korostus1">
    <w:name w:val="Colorful List Accent 1"/>
    <w:basedOn w:val="Normaalitaulukk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Vriksluettelo-korostus2">
    <w:name w:val="Colorful List Accent 2"/>
    <w:basedOn w:val="Normaalitaulukk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Vriksluettelo-korostus3">
    <w:name w:val="Colorful List Accent 3"/>
    <w:basedOn w:val="Normaalitaulukk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Vriksluettelo-korostus4">
    <w:name w:val="Colorful List Accent 4"/>
    <w:basedOn w:val="Normaalitaulukk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Vriksluettelo-korostus5">
    <w:name w:val="Colorful List Accent 5"/>
    <w:basedOn w:val="Normaalitaulukk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Vriksluettelo-korostus6">
    <w:name w:val="Colorful List Accent 6"/>
    <w:basedOn w:val="Normaalitaulukk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Vriksruudukko">
    <w:name w:val="Colorful Grid"/>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Vriksruudukko-korostus1">
    <w:name w:val="Colorful Grid Accent 1"/>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Vriksruudukko-korostus2">
    <w:name w:val="Colorful Grid Accent 2"/>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Vriksruudukko-korostus3">
    <w:name w:val="Colorful Grid Accent 3"/>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Vriksruudukko-korostus4">
    <w:name w:val="Colorful Grid Accent 4"/>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Vriksruudukko-korostus5">
    <w:name w:val="Colorful Grid Accent 5"/>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Vriksruudukko-korostus6">
    <w:name w:val="Colorful Grid Accent 6"/>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utos">
    <w:name w:val="Revision"/>
    <w:hidden/>
    <w:uiPriority w:val="99"/>
    <w:semiHidden/>
    <w:rsid w:val="00687F7F"/>
    <w:pPr>
      <w:spacing w:after="0" w:line="240" w:lineRule="auto"/>
    </w:pPr>
    <w:rPr>
      <w:rFonts w:ascii="Calibri" w:hAnsi="Calibr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21</Pages>
  <Words>5102</Words>
  <Characters>41335</Characters>
  <Application>Microsoft Office Word</Application>
  <DocSecurity>0</DocSecurity>
  <Lines>344</Lines>
  <Paragraphs>92</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Rikhard Mäki-Heikkilä</cp:lastModifiedBy>
  <cp:revision>2</cp:revision>
  <dcterms:created xsi:type="dcterms:W3CDTF">2013-12-23T23:15:00Z</dcterms:created>
  <dcterms:modified xsi:type="dcterms:W3CDTF">2026-08-13T10:27:00Z</dcterms:modified>
  <cp:category/>
</cp:coreProperties>
</file>